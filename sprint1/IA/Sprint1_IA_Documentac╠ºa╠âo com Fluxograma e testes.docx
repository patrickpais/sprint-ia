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F803" w14:textId="77777777" w:rsidR="003C1791" w:rsidRPr="00666E3B" w:rsidRDefault="00000000" w:rsidP="001C5791">
      <w:pPr>
        <w:ind w:firstLine="0"/>
        <w:jc w:val="center"/>
        <w:rPr>
          <w:lang w:val="pt-BR"/>
        </w:rPr>
      </w:pPr>
      <w:r w:rsidRPr="00666E3B">
        <w:rPr>
          <w:b/>
          <w:color w:val="00538A"/>
          <w:sz w:val="32"/>
          <w:lang w:val="pt-BR"/>
        </w:rPr>
        <w:t>Chatbot Inteligente para Carregadores Veiculares</w:t>
      </w:r>
    </w:p>
    <w:p w14:paraId="61725797" w14:textId="77777777" w:rsidR="003C1791" w:rsidRPr="00666E3B" w:rsidRDefault="003C1791" w:rsidP="001C5791">
      <w:pPr>
        <w:ind w:firstLine="0"/>
        <w:rPr>
          <w:lang w:val="pt-BR"/>
        </w:rPr>
      </w:pPr>
    </w:p>
    <w:p w14:paraId="7A972726" w14:textId="77777777" w:rsidR="003C1791" w:rsidRDefault="00000000" w:rsidP="001C5791">
      <w:pPr>
        <w:ind w:firstLine="0"/>
        <w:jc w:val="center"/>
      </w:pPr>
      <w:r>
        <w:rPr>
          <w:sz w:val="26"/>
        </w:rPr>
        <w:t xml:space="preserve">FIAP EV Challenge 2026 |  </w:t>
      </w:r>
      <w:r w:rsidR="001C01BE">
        <w:rPr>
          <w:sz w:val="26"/>
        </w:rPr>
        <w:t>]</w:t>
      </w:r>
      <w:r>
        <w:rPr>
          <w:sz w:val="26"/>
        </w:rPr>
        <w:t>Parceria GoodWe x FIAP</w:t>
      </w:r>
    </w:p>
    <w:p w14:paraId="13C5E135" w14:textId="77777777" w:rsidR="001C5791" w:rsidRDefault="00666E3B" w:rsidP="001C5791">
      <w:pPr>
        <w:ind w:firstLine="0"/>
        <w:jc w:val="center"/>
        <w:rPr>
          <w:lang w:val="pt-BR"/>
        </w:rPr>
      </w:pPr>
      <w:r w:rsidRPr="00666E3B">
        <w:rPr>
          <w:lang w:val="pt-BR"/>
        </w:rPr>
        <w:t>Ciências da Computação — 1.o Ano | Sprint 1</w:t>
      </w:r>
    </w:p>
    <w:p w14:paraId="295D603C" w14:textId="77777777" w:rsidR="001C5791" w:rsidRDefault="001C5791" w:rsidP="001C5791">
      <w:pPr>
        <w:ind w:firstLine="0"/>
        <w:jc w:val="center"/>
        <w:rPr>
          <w:lang w:val="pt-BR"/>
        </w:rPr>
      </w:pPr>
    </w:p>
    <w:p w14:paraId="7E419730" w14:textId="77777777" w:rsidR="001C5791" w:rsidRDefault="001C5791" w:rsidP="001C5791">
      <w:pPr>
        <w:ind w:firstLine="0"/>
        <w:jc w:val="center"/>
        <w:rPr>
          <w:lang w:val="pt-BR"/>
        </w:rPr>
      </w:pPr>
    </w:p>
    <w:p w14:paraId="355211E3" w14:textId="77777777" w:rsidR="001C5791" w:rsidRDefault="001C5791" w:rsidP="001C5791">
      <w:pPr>
        <w:ind w:firstLine="0"/>
        <w:jc w:val="center"/>
        <w:rPr>
          <w:lang w:val="pt-BR"/>
        </w:rPr>
      </w:pPr>
    </w:p>
    <w:p w14:paraId="2884F846" w14:textId="77777777" w:rsidR="001C5791" w:rsidRDefault="001C5791" w:rsidP="001C5791">
      <w:pPr>
        <w:ind w:firstLine="0"/>
        <w:jc w:val="center"/>
        <w:rPr>
          <w:lang w:val="pt-BR"/>
        </w:rPr>
      </w:pPr>
    </w:p>
    <w:p w14:paraId="103561DC" w14:textId="77777777" w:rsidR="001C5791" w:rsidRDefault="001C5791" w:rsidP="001C5791">
      <w:pPr>
        <w:ind w:firstLine="0"/>
        <w:jc w:val="center"/>
        <w:rPr>
          <w:lang w:val="pt-BR"/>
        </w:rPr>
      </w:pPr>
    </w:p>
    <w:p w14:paraId="6AF7F2E3" w14:textId="77777777" w:rsidR="001C5791" w:rsidRDefault="001C5791" w:rsidP="001C5791">
      <w:pPr>
        <w:jc w:val="center"/>
        <w:rPr>
          <w:lang w:val="pt-BR"/>
        </w:rPr>
      </w:pPr>
    </w:p>
    <w:p w14:paraId="452DD09F" w14:textId="77777777" w:rsidR="001C5791" w:rsidRDefault="001C5791" w:rsidP="001C5791">
      <w:pPr>
        <w:jc w:val="center"/>
        <w:rPr>
          <w:lang w:val="pt-BR"/>
        </w:rPr>
      </w:pPr>
    </w:p>
    <w:p w14:paraId="09A93BCE" w14:textId="77777777" w:rsidR="001C5791" w:rsidRDefault="001C5791" w:rsidP="001C5791">
      <w:pPr>
        <w:jc w:val="center"/>
        <w:rPr>
          <w:lang w:val="pt-BR"/>
        </w:rPr>
      </w:pPr>
    </w:p>
    <w:p w14:paraId="3C6811B9" w14:textId="77777777" w:rsidR="003C1791" w:rsidRPr="00666E3B" w:rsidRDefault="00000000" w:rsidP="001C5791">
      <w:pPr>
        <w:jc w:val="center"/>
        <w:rPr>
          <w:lang w:val="pt-BR"/>
        </w:rPr>
      </w:pPr>
      <w:r w:rsidRPr="00666E3B">
        <w:rPr>
          <w:color w:val="00538A"/>
          <w:lang w:val="pt-BR"/>
        </w:rPr>
        <w:t>Integrantes do Grupo</w:t>
      </w:r>
    </w:p>
    <w:tbl>
      <w:tblPr>
        <w:tblStyle w:val="Tabelacomgrade"/>
        <w:tblW w:w="0" w:type="auto"/>
        <w:tblLook w:val="04A0" w:firstRow="1" w:lastRow="0" w:firstColumn="1" w:lastColumn="0" w:noHBand="0" w:noVBand="1"/>
      </w:tblPr>
      <w:tblGrid>
        <w:gridCol w:w="1384"/>
        <w:gridCol w:w="4886"/>
        <w:gridCol w:w="3135"/>
      </w:tblGrid>
      <w:tr w:rsidR="003C1791" w14:paraId="475CCEE5" w14:textId="77777777" w:rsidTr="00666E3B">
        <w:tc>
          <w:tcPr>
            <w:tcW w:w="1384" w:type="dxa"/>
            <w:shd w:val="clear" w:color="auto" w:fill="00538A"/>
          </w:tcPr>
          <w:p w14:paraId="7F7CAF69" w14:textId="77777777" w:rsidR="003C1791" w:rsidRDefault="00000000" w:rsidP="00666E3B">
            <w:pPr>
              <w:jc w:val="center"/>
            </w:pPr>
            <w:r>
              <w:rPr>
                <w:b/>
                <w:color w:val="FFFFFF"/>
              </w:rPr>
              <w:t>RM</w:t>
            </w:r>
          </w:p>
        </w:tc>
        <w:tc>
          <w:tcPr>
            <w:tcW w:w="4886" w:type="dxa"/>
            <w:shd w:val="clear" w:color="auto" w:fill="00538A"/>
          </w:tcPr>
          <w:p w14:paraId="6D623ABD" w14:textId="77777777" w:rsidR="003C1791" w:rsidRDefault="00000000">
            <w:r>
              <w:rPr>
                <w:b/>
                <w:color w:val="FFFFFF"/>
              </w:rPr>
              <w:t>Nome</w:t>
            </w:r>
          </w:p>
        </w:tc>
        <w:tc>
          <w:tcPr>
            <w:tcW w:w="3135" w:type="dxa"/>
            <w:shd w:val="clear" w:color="auto" w:fill="00538A"/>
          </w:tcPr>
          <w:p w14:paraId="6C745E91" w14:textId="77777777" w:rsidR="003C1791" w:rsidRDefault="00000000">
            <w:r>
              <w:rPr>
                <w:b/>
                <w:color w:val="FFFFFF"/>
              </w:rPr>
              <w:t>Papel</w:t>
            </w:r>
          </w:p>
        </w:tc>
      </w:tr>
      <w:tr w:rsidR="003C1791" w14:paraId="32C4D509" w14:textId="77777777" w:rsidTr="00666E3B">
        <w:tc>
          <w:tcPr>
            <w:tcW w:w="1384" w:type="dxa"/>
            <w:shd w:val="clear" w:color="auto" w:fill="D6E4F0"/>
          </w:tcPr>
          <w:p w14:paraId="4E7A0886" w14:textId="77777777" w:rsidR="003C1791" w:rsidRDefault="00000000" w:rsidP="00805160">
            <w:pPr>
              <w:pStyle w:val="SemEspaamento"/>
            </w:pPr>
            <w:r>
              <w:t>572899</w:t>
            </w:r>
          </w:p>
        </w:tc>
        <w:tc>
          <w:tcPr>
            <w:tcW w:w="4886" w:type="dxa"/>
            <w:shd w:val="clear" w:color="auto" w:fill="D6E4F0"/>
          </w:tcPr>
          <w:p w14:paraId="3AA5D4A5" w14:textId="77777777" w:rsidR="003C1791" w:rsidRDefault="00000000" w:rsidP="00805160">
            <w:pPr>
              <w:pStyle w:val="SemEspaamento"/>
            </w:pPr>
            <w:r>
              <w:t>Patrick Fernandes Martins Pais</w:t>
            </w:r>
          </w:p>
        </w:tc>
        <w:tc>
          <w:tcPr>
            <w:tcW w:w="3135" w:type="dxa"/>
            <w:shd w:val="clear" w:color="auto" w:fill="D6E4F0"/>
          </w:tcPr>
          <w:p w14:paraId="06DBA13A" w14:textId="77777777" w:rsidR="003C1791" w:rsidRDefault="00000000" w:rsidP="00805160">
            <w:pPr>
              <w:pStyle w:val="SemEspaamento"/>
            </w:pPr>
            <w:r>
              <w:t>Scrum Master</w:t>
            </w:r>
          </w:p>
        </w:tc>
      </w:tr>
      <w:tr w:rsidR="003C1791" w14:paraId="0E634760" w14:textId="77777777" w:rsidTr="00666E3B">
        <w:tc>
          <w:tcPr>
            <w:tcW w:w="1384" w:type="dxa"/>
            <w:shd w:val="clear" w:color="auto" w:fill="FFFFFF"/>
          </w:tcPr>
          <w:p w14:paraId="442D7F21" w14:textId="77777777" w:rsidR="003C1791" w:rsidRDefault="00000000" w:rsidP="00805160">
            <w:pPr>
              <w:pStyle w:val="SemEspaamento"/>
            </w:pPr>
            <w:r>
              <w:t>571836</w:t>
            </w:r>
          </w:p>
        </w:tc>
        <w:tc>
          <w:tcPr>
            <w:tcW w:w="4886" w:type="dxa"/>
            <w:shd w:val="clear" w:color="auto" w:fill="FFFFFF"/>
          </w:tcPr>
          <w:p w14:paraId="2072EC0F" w14:textId="77777777" w:rsidR="003C1791" w:rsidRDefault="00000000" w:rsidP="00805160">
            <w:pPr>
              <w:pStyle w:val="SemEspaamento"/>
            </w:pPr>
            <w:r>
              <w:t>Bruna Yukimy Hada</w:t>
            </w:r>
          </w:p>
        </w:tc>
        <w:tc>
          <w:tcPr>
            <w:tcW w:w="3135" w:type="dxa"/>
            <w:shd w:val="clear" w:color="auto" w:fill="FFFFFF"/>
          </w:tcPr>
          <w:p w14:paraId="73D6B178" w14:textId="77777777" w:rsidR="003C1791" w:rsidRDefault="00000000" w:rsidP="00805160">
            <w:pPr>
              <w:pStyle w:val="SemEspaamento"/>
            </w:pPr>
            <w:r>
              <w:t>Desenvolvedora</w:t>
            </w:r>
          </w:p>
        </w:tc>
      </w:tr>
      <w:tr w:rsidR="003C1791" w14:paraId="733CD53B" w14:textId="77777777" w:rsidTr="00666E3B">
        <w:tc>
          <w:tcPr>
            <w:tcW w:w="1384" w:type="dxa"/>
            <w:shd w:val="clear" w:color="auto" w:fill="D6E4F0"/>
          </w:tcPr>
          <w:p w14:paraId="11B5EE3E" w14:textId="77777777" w:rsidR="003C1791" w:rsidRDefault="00000000" w:rsidP="00805160">
            <w:pPr>
              <w:pStyle w:val="SemEspaamento"/>
            </w:pPr>
            <w:r>
              <w:t>571562</w:t>
            </w:r>
          </w:p>
        </w:tc>
        <w:tc>
          <w:tcPr>
            <w:tcW w:w="4886" w:type="dxa"/>
            <w:shd w:val="clear" w:color="auto" w:fill="D6E4F0"/>
          </w:tcPr>
          <w:p w14:paraId="0B817520" w14:textId="77777777" w:rsidR="003C1791" w:rsidRDefault="00000000" w:rsidP="00805160">
            <w:pPr>
              <w:pStyle w:val="SemEspaamento"/>
            </w:pPr>
            <w:r>
              <w:t>Denize Ferrante</w:t>
            </w:r>
          </w:p>
        </w:tc>
        <w:tc>
          <w:tcPr>
            <w:tcW w:w="3135" w:type="dxa"/>
            <w:shd w:val="clear" w:color="auto" w:fill="D6E4F0"/>
          </w:tcPr>
          <w:p w14:paraId="007713BC" w14:textId="77777777" w:rsidR="003C1791" w:rsidRDefault="00000000" w:rsidP="00805160">
            <w:pPr>
              <w:pStyle w:val="SemEspaamento"/>
            </w:pPr>
            <w:r>
              <w:t>Desenvolvedora</w:t>
            </w:r>
          </w:p>
        </w:tc>
      </w:tr>
      <w:tr w:rsidR="003C1791" w14:paraId="38939B90" w14:textId="77777777" w:rsidTr="00666E3B">
        <w:tc>
          <w:tcPr>
            <w:tcW w:w="1384" w:type="dxa"/>
            <w:shd w:val="clear" w:color="auto" w:fill="FFFFFF"/>
          </w:tcPr>
          <w:p w14:paraId="7FCD32A4" w14:textId="77777777" w:rsidR="003C1791" w:rsidRDefault="00000000" w:rsidP="00805160">
            <w:pPr>
              <w:pStyle w:val="SemEspaamento"/>
            </w:pPr>
            <w:r>
              <w:t>570436</w:t>
            </w:r>
          </w:p>
        </w:tc>
        <w:tc>
          <w:tcPr>
            <w:tcW w:w="4886" w:type="dxa"/>
            <w:shd w:val="clear" w:color="auto" w:fill="FFFFFF"/>
          </w:tcPr>
          <w:p w14:paraId="7E1CACD8" w14:textId="77777777" w:rsidR="003C1791" w:rsidRDefault="00000000" w:rsidP="00805160">
            <w:pPr>
              <w:pStyle w:val="SemEspaamento"/>
            </w:pPr>
            <w:r>
              <w:t>Gabriel Del Pizzo Pintor</w:t>
            </w:r>
          </w:p>
        </w:tc>
        <w:tc>
          <w:tcPr>
            <w:tcW w:w="3135" w:type="dxa"/>
            <w:shd w:val="clear" w:color="auto" w:fill="FFFFFF"/>
          </w:tcPr>
          <w:p w14:paraId="2D1FD0A2" w14:textId="77777777" w:rsidR="003C1791" w:rsidRDefault="00000000" w:rsidP="00805160">
            <w:pPr>
              <w:pStyle w:val="SemEspaamento"/>
            </w:pPr>
            <w:r>
              <w:t>Desenvolvedor</w:t>
            </w:r>
          </w:p>
        </w:tc>
      </w:tr>
      <w:tr w:rsidR="003C1791" w14:paraId="76718824" w14:textId="77777777" w:rsidTr="00666E3B">
        <w:tc>
          <w:tcPr>
            <w:tcW w:w="1384" w:type="dxa"/>
            <w:shd w:val="clear" w:color="auto" w:fill="D6E4F0"/>
          </w:tcPr>
          <w:p w14:paraId="11C3AC72" w14:textId="77777777" w:rsidR="003C1791" w:rsidRDefault="00000000" w:rsidP="00805160">
            <w:pPr>
              <w:pStyle w:val="SemEspaamento"/>
            </w:pPr>
            <w:r>
              <w:t>572395</w:t>
            </w:r>
          </w:p>
        </w:tc>
        <w:tc>
          <w:tcPr>
            <w:tcW w:w="4886" w:type="dxa"/>
            <w:shd w:val="clear" w:color="auto" w:fill="D6E4F0"/>
          </w:tcPr>
          <w:p w14:paraId="1ABB4FAF" w14:textId="77777777" w:rsidR="003C1791" w:rsidRDefault="00000000" w:rsidP="00805160">
            <w:pPr>
              <w:pStyle w:val="SemEspaamento"/>
            </w:pPr>
            <w:r>
              <w:t>Gabriel Dias Menezes</w:t>
            </w:r>
          </w:p>
        </w:tc>
        <w:tc>
          <w:tcPr>
            <w:tcW w:w="3135" w:type="dxa"/>
            <w:shd w:val="clear" w:color="auto" w:fill="D6E4F0"/>
          </w:tcPr>
          <w:p w14:paraId="1EEC9DE1" w14:textId="77777777" w:rsidR="003C1791" w:rsidRDefault="00000000" w:rsidP="00805160">
            <w:pPr>
              <w:pStyle w:val="SemEspaamento"/>
            </w:pPr>
            <w:r>
              <w:t>Desenvolvedor</w:t>
            </w:r>
          </w:p>
        </w:tc>
      </w:tr>
      <w:tr w:rsidR="003C1791" w14:paraId="2638F8B3" w14:textId="77777777" w:rsidTr="00666E3B">
        <w:tc>
          <w:tcPr>
            <w:tcW w:w="1384" w:type="dxa"/>
            <w:shd w:val="clear" w:color="auto" w:fill="FFFFFF"/>
          </w:tcPr>
          <w:p w14:paraId="7C80D140" w14:textId="77777777" w:rsidR="003C1791" w:rsidRDefault="00000000" w:rsidP="00805160">
            <w:pPr>
              <w:pStyle w:val="SemEspaamento"/>
            </w:pPr>
            <w:r>
              <w:t>570540</w:t>
            </w:r>
          </w:p>
        </w:tc>
        <w:tc>
          <w:tcPr>
            <w:tcW w:w="4886" w:type="dxa"/>
            <w:shd w:val="clear" w:color="auto" w:fill="FFFFFF"/>
          </w:tcPr>
          <w:p w14:paraId="74E86DF9" w14:textId="77777777" w:rsidR="003C1791" w:rsidRDefault="00000000" w:rsidP="00805160">
            <w:pPr>
              <w:pStyle w:val="SemEspaamento"/>
            </w:pPr>
            <w:r>
              <w:t>Ian Rodrigues Martins</w:t>
            </w:r>
          </w:p>
        </w:tc>
        <w:tc>
          <w:tcPr>
            <w:tcW w:w="3135" w:type="dxa"/>
            <w:shd w:val="clear" w:color="auto" w:fill="FFFFFF"/>
          </w:tcPr>
          <w:p w14:paraId="13CFCEB0" w14:textId="77777777" w:rsidR="003C1791" w:rsidRDefault="00000000" w:rsidP="00805160">
            <w:pPr>
              <w:pStyle w:val="SemEspaamento"/>
            </w:pPr>
            <w:r>
              <w:t>Desenvolvedor</w:t>
            </w:r>
          </w:p>
        </w:tc>
      </w:tr>
    </w:tbl>
    <w:p w14:paraId="72A9BECB" w14:textId="77777777" w:rsidR="003C1791" w:rsidRDefault="003C1791"/>
    <w:p w14:paraId="750974CB" w14:textId="77777777" w:rsidR="003C1791" w:rsidRDefault="00000000">
      <w:pPr>
        <w:pStyle w:val="Ttulo1"/>
      </w:pPr>
      <w:bookmarkStart w:id="0" w:name="_Toc230003202"/>
      <w:r>
        <w:rPr>
          <w:color w:val="00538A"/>
        </w:rPr>
        <w:t>Links do Projeto</w:t>
      </w:r>
      <w:bookmarkEnd w:id="0"/>
    </w:p>
    <w:p w14:paraId="06D2841D" w14:textId="77777777" w:rsidR="00805160" w:rsidRDefault="00E0404A" w:rsidP="00805160">
      <w:pPr>
        <w:pStyle w:val="Semespaamentoeaesquerda"/>
        <w:rPr>
          <w:b/>
        </w:rPr>
      </w:pPr>
      <w:r w:rsidRPr="00666E3B">
        <w:rPr>
          <w:b/>
        </w:rPr>
        <w:t xml:space="preserve">Repositório GitHub: </w:t>
      </w:r>
    </w:p>
    <w:p w14:paraId="55230375" w14:textId="77777777" w:rsidR="003C1791" w:rsidRDefault="00805160" w:rsidP="00805160">
      <w:pPr>
        <w:pStyle w:val="Semespaamentoeaesquerda"/>
      </w:pPr>
      <w:hyperlink r:id="rId6" w:history="1">
        <w:r w:rsidRPr="00FF6E2E">
          <w:rPr>
            <w:rStyle w:val="Hyperlink"/>
          </w:rPr>
          <w:t>https://github.com/brun0hada/goodwe-ev-assistant</w:t>
        </w:r>
      </w:hyperlink>
    </w:p>
    <w:p w14:paraId="3B487ED0" w14:textId="77777777" w:rsidR="00805160" w:rsidRPr="00666E3B" w:rsidRDefault="00805160" w:rsidP="00805160">
      <w:pPr>
        <w:pStyle w:val="Semespaamentoeaesquerda"/>
      </w:pPr>
    </w:p>
    <w:p w14:paraId="6735CD33" w14:textId="77777777" w:rsidR="003C1791" w:rsidRPr="00805160" w:rsidRDefault="00000000" w:rsidP="00805160">
      <w:pPr>
        <w:pStyle w:val="Semespaamentoeaesquerda"/>
        <w:rPr>
          <w:lang w:val="en-US"/>
        </w:rPr>
      </w:pPr>
      <w:r w:rsidRPr="00805160">
        <w:rPr>
          <w:b/>
          <w:lang w:val="en-US"/>
        </w:rPr>
        <w:t>Notebook Google Co</w:t>
      </w:r>
      <w:r w:rsidR="00E0404A" w:rsidRPr="00805160">
        <w:rPr>
          <w:b/>
          <w:lang w:val="en-US"/>
        </w:rPr>
        <w:t>l</w:t>
      </w:r>
      <w:r w:rsidRPr="00805160">
        <w:rPr>
          <w:b/>
          <w:lang w:val="en-US"/>
        </w:rPr>
        <w:t xml:space="preserve">lab: </w:t>
      </w:r>
      <w:hyperlink r:id="rId7" w:history="1">
        <w:r w:rsidR="00805160" w:rsidRPr="00805160">
          <w:rPr>
            <w:rStyle w:val="Hyperlink"/>
            <w:lang w:val="en-US"/>
          </w:rPr>
          <w:t>https://colab.research.google.com/drive/1BIkIo1Eh6UzjkfUgUBPnYzJkYnx7qnPi</w:t>
        </w:r>
      </w:hyperlink>
    </w:p>
    <w:p w14:paraId="160DFCFD" w14:textId="77777777" w:rsidR="00805160" w:rsidRPr="00805160" w:rsidRDefault="00805160" w:rsidP="00805160">
      <w:pPr>
        <w:pStyle w:val="Semespaamentoeaesquerda"/>
        <w:rPr>
          <w:lang w:val="en-US"/>
        </w:rPr>
      </w:pPr>
    </w:p>
    <w:p w14:paraId="31AF391F" w14:textId="77777777" w:rsidR="003C1791" w:rsidRDefault="00000000" w:rsidP="00805160">
      <w:pPr>
        <w:pStyle w:val="Semespaamentoeaesquerda"/>
      </w:pPr>
      <w:r>
        <w:rPr>
          <w:b/>
        </w:rPr>
        <w:t xml:space="preserve">Fluxograma (Drive): </w:t>
      </w:r>
      <w:hyperlink r:id="rId8" w:history="1">
        <w:r w:rsidR="00805160" w:rsidRPr="00FF6E2E">
          <w:rPr>
            <w:rStyle w:val="Hyperlink"/>
          </w:rPr>
          <w:t>https://drive.google.com/file/d/10dcAY7UP8_iRYb5Xv_94Rl7I2NfqQivW/view</w:t>
        </w:r>
      </w:hyperlink>
    </w:p>
    <w:p w14:paraId="2A2F317B" w14:textId="77777777" w:rsidR="00805160" w:rsidRDefault="00805160" w:rsidP="00805160">
      <w:pPr>
        <w:pStyle w:val="Semespaamentoeaesquerda"/>
      </w:pPr>
    </w:p>
    <w:p w14:paraId="6F89FFA4" w14:textId="77777777" w:rsidR="003C1791" w:rsidRDefault="003C1791"/>
    <w:p w14:paraId="1C212D1E" w14:textId="77777777" w:rsidR="001C5791" w:rsidRDefault="001C5791">
      <w:pPr>
        <w:spacing w:after="200" w:line="276" w:lineRule="auto"/>
        <w:ind w:firstLine="0"/>
        <w:jc w:val="left"/>
      </w:pPr>
    </w:p>
    <w:sdt>
      <w:sdtPr>
        <w:rPr>
          <w:rFonts w:ascii="Arial" w:eastAsiaTheme="minorEastAsia" w:hAnsi="Arial" w:cstheme="minorBidi"/>
          <w:b w:val="0"/>
          <w:bCs w:val="0"/>
          <w:color w:val="000000" w:themeColor="text1"/>
          <w:sz w:val="24"/>
          <w:szCs w:val="22"/>
          <w:lang w:val="pt-BR"/>
        </w:rPr>
        <w:id w:val="1279064979"/>
        <w:docPartObj>
          <w:docPartGallery w:val="Table of Contents"/>
          <w:docPartUnique/>
        </w:docPartObj>
      </w:sdtPr>
      <w:sdtEndPr>
        <w:rPr>
          <w:lang w:val="en-US"/>
        </w:rPr>
      </w:sdtEndPr>
      <w:sdtContent>
        <w:p w14:paraId="3FCC9929" w14:textId="77777777" w:rsidR="001C5791" w:rsidRDefault="001C5791">
          <w:pPr>
            <w:pStyle w:val="CabealhodoSumrio"/>
          </w:pPr>
          <w:r>
            <w:rPr>
              <w:lang w:val="pt-BR"/>
            </w:rPr>
            <w:t>Sumário</w:t>
          </w:r>
        </w:p>
        <w:p w14:paraId="3A3DA730" w14:textId="7201BAB8" w:rsidR="00D35CA0" w:rsidRDefault="001C5791">
          <w:pPr>
            <w:pStyle w:val="Sumrio1"/>
            <w:tabs>
              <w:tab w:val="right" w:leader="dot" w:pos="9396"/>
            </w:tabs>
            <w:rPr>
              <w:rFonts w:asciiTheme="minorHAnsi" w:hAnsiTheme="minorHAnsi"/>
              <w:noProof/>
              <w:color w:val="auto"/>
              <w:kern w:val="2"/>
              <w:szCs w:val="24"/>
              <w:lang w:val="pt-BR" w:eastAsia="pt-BR"/>
              <w14:ligatures w14:val="standardContextual"/>
            </w:rPr>
          </w:pPr>
          <w:r>
            <w:fldChar w:fldCharType="begin"/>
          </w:r>
          <w:r>
            <w:instrText xml:space="preserve"> TOC \o "1-3" \h \z \u </w:instrText>
          </w:r>
          <w:r>
            <w:fldChar w:fldCharType="separate"/>
          </w:r>
          <w:hyperlink w:anchor="_Toc230003202" w:history="1">
            <w:r w:rsidR="00D35CA0" w:rsidRPr="00B07747">
              <w:rPr>
                <w:rStyle w:val="Hyperlink"/>
                <w:noProof/>
              </w:rPr>
              <w:t>Links do Projeto</w:t>
            </w:r>
            <w:r w:rsidR="00D35CA0">
              <w:rPr>
                <w:noProof/>
                <w:webHidden/>
              </w:rPr>
              <w:tab/>
            </w:r>
            <w:r w:rsidR="00D35CA0">
              <w:rPr>
                <w:noProof/>
                <w:webHidden/>
              </w:rPr>
              <w:fldChar w:fldCharType="begin"/>
            </w:r>
            <w:r w:rsidR="00D35CA0">
              <w:rPr>
                <w:noProof/>
                <w:webHidden/>
              </w:rPr>
              <w:instrText xml:space="preserve"> PAGEREF _Toc230003202 \h </w:instrText>
            </w:r>
            <w:r w:rsidR="00D35CA0">
              <w:rPr>
                <w:noProof/>
                <w:webHidden/>
              </w:rPr>
            </w:r>
            <w:r w:rsidR="00D35CA0">
              <w:rPr>
                <w:noProof/>
                <w:webHidden/>
              </w:rPr>
              <w:fldChar w:fldCharType="separate"/>
            </w:r>
            <w:r w:rsidR="00D35CA0">
              <w:rPr>
                <w:noProof/>
                <w:webHidden/>
              </w:rPr>
              <w:t>1</w:t>
            </w:r>
            <w:r w:rsidR="00D35CA0">
              <w:rPr>
                <w:noProof/>
                <w:webHidden/>
              </w:rPr>
              <w:fldChar w:fldCharType="end"/>
            </w:r>
          </w:hyperlink>
        </w:p>
        <w:p w14:paraId="6A43B932" w14:textId="0EEC07DE" w:rsidR="00D35CA0" w:rsidRDefault="00D35CA0">
          <w:pPr>
            <w:pStyle w:val="Sumrio1"/>
            <w:tabs>
              <w:tab w:val="right" w:leader="dot" w:pos="9396"/>
            </w:tabs>
            <w:rPr>
              <w:rFonts w:asciiTheme="minorHAnsi" w:hAnsiTheme="minorHAnsi"/>
              <w:noProof/>
              <w:color w:val="auto"/>
              <w:kern w:val="2"/>
              <w:szCs w:val="24"/>
              <w:lang w:val="pt-BR" w:eastAsia="pt-BR"/>
              <w14:ligatures w14:val="standardContextual"/>
            </w:rPr>
          </w:pPr>
          <w:hyperlink w:anchor="_Toc230003203" w:history="1">
            <w:r w:rsidRPr="00B07747">
              <w:rPr>
                <w:rStyle w:val="Hyperlink"/>
                <w:noProof/>
                <w:lang w:val="pt-BR"/>
              </w:rPr>
              <w:t>1. Objetivo do Projeto</w:t>
            </w:r>
            <w:r>
              <w:rPr>
                <w:noProof/>
                <w:webHidden/>
              </w:rPr>
              <w:tab/>
            </w:r>
            <w:r>
              <w:rPr>
                <w:noProof/>
                <w:webHidden/>
              </w:rPr>
              <w:fldChar w:fldCharType="begin"/>
            </w:r>
            <w:r>
              <w:rPr>
                <w:noProof/>
                <w:webHidden/>
              </w:rPr>
              <w:instrText xml:space="preserve"> PAGEREF _Toc230003203 \h </w:instrText>
            </w:r>
            <w:r>
              <w:rPr>
                <w:noProof/>
                <w:webHidden/>
              </w:rPr>
            </w:r>
            <w:r>
              <w:rPr>
                <w:noProof/>
                <w:webHidden/>
              </w:rPr>
              <w:fldChar w:fldCharType="separate"/>
            </w:r>
            <w:r>
              <w:rPr>
                <w:noProof/>
                <w:webHidden/>
              </w:rPr>
              <w:t>3</w:t>
            </w:r>
            <w:r>
              <w:rPr>
                <w:noProof/>
                <w:webHidden/>
              </w:rPr>
              <w:fldChar w:fldCharType="end"/>
            </w:r>
          </w:hyperlink>
        </w:p>
        <w:p w14:paraId="4324AE6C" w14:textId="7FF44A14" w:rsidR="00D35CA0" w:rsidRDefault="00D35CA0">
          <w:pPr>
            <w:pStyle w:val="Sumrio1"/>
            <w:tabs>
              <w:tab w:val="right" w:leader="dot" w:pos="9396"/>
            </w:tabs>
            <w:rPr>
              <w:rFonts w:asciiTheme="minorHAnsi" w:hAnsiTheme="minorHAnsi"/>
              <w:noProof/>
              <w:color w:val="auto"/>
              <w:kern w:val="2"/>
              <w:szCs w:val="24"/>
              <w:lang w:val="pt-BR" w:eastAsia="pt-BR"/>
              <w14:ligatures w14:val="standardContextual"/>
            </w:rPr>
          </w:pPr>
          <w:hyperlink w:anchor="_Toc230003204" w:history="1">
            <w:r w:rsidRPr="00B07747">
              <w:rPr>
                <w:rStyle w:val="Hyperlink"/>
                <w:noProof/>
                <w:lang w:val="pt-BR"/>
              </w:rPr>
              <w:t>2. Problema Abordado</w:t>
            </w:r>
            <w:r>
              <w:rPr>
                <w:noProof/>
                <w:webHidden/>
              </w:rPr>
              <w:tab/>
            </w:r>
            <w:r>
              <w:rPr>
                <w:noProof/>
                <w:webHidden/>
              </w:rPr>
              <w:fldChar w:fldCharType="begin"/>
            </w:r>
            <w:r>
              <w:rPr>
                <w:noProof/>
                <w:webHidden/>
              </w:rPr>
              <w:instrText xml:space="preserve"> PAGEREF _Toc230003204 \h </w:instrText>
            </w:r>
            <w:r>
              <w:rPr>
                <w:noProof/>
                <w:webHidden/>
              </w:rPr>
            </w:r>
            <w:r>
              <w:rPr>
                <w:noProof/>
                <w:webHidden/>
              </w:rPr>
              <w:fldChar w:fldCharType="separate"/>
            </w:r>
            <w:r>
              <w:rPr>
                <w:noProof/>
                <w:webHidden/>
              </w:rPr>
              <w:t>3</w:t>
            </w:r>
            <w:r>
              <w:rPr>
                <w:noProof/>
                <w:webHidden/>
              </w:rPr>
              <w:fldChar w:fldCharType="end"/>
            </w:r>
          </w:hyperlink>
        </w:p>
        <w:p w14:paraId="7144375A" w14:textId="545B8B3E" w:rsidR="00D35CA0" w:rsidRDefault="00D35CA0">
          <w:pPr>
            <w:pStyle w:val="Sumrio1"/>
            <w:tabs>
              <w:tab w:val="right" w:leader="dot" w:pos="9396"/>
            </w:tabs>
            <w:rPr>
              <w:rFonts w:asciiTheme="minorHAnsi" w:hAnsiTheme="minorHAnsi"/>
              <w:noProof/>
              <w:color w:val="auto"/>
              <w:kern w:val="2"/>
              <w:szCs w:val="24"/>
              <w:lang w:val="pt-BR" w:eastAsia="pt-BR"/>
              <w14:ligatures w14:val="standardContextual"/>
            </w:rPr>
          </w:pPr>
          <w:hyperlink w:anchor="_Toc230003205" w:history="1">
            <w:r w:rsidRPr="00B07747">
              <w:rPr>
                <w:rStyle w:val="Hyperlink"/>
                <w:noProof/>
                <w:lang w:val="pt-BR"/>
              </w:rPr>
              <w:t>3. Proposta – Chatbot Inteligente com RAG</w:t>
            </w:r>
            <w:r>
              <w:rPr>
                <w:noProof/>
                <w:webHidden/>
              </w:rPr>
              <w:tab/>
            </w:r>
            <w:r>
              <w:rPr>
                <w:noProof/>
                <w:webHidden/>
              </w:rPr>
              <w:fldChar w:fldCharType="begin"/>
            </w:r>
            <w:r>
              <w:rPr>
                <w:noProof/>
                <w:webHidden/>
              </w:rPr>
              <w:instrText xml:space="preserve"> PAGEREF _Toc230003205 \h </w:instrText>
            </w:r>
            <w:r>
              <w:rPr>
                <w:noProof/>
                <w:webHidden/>
              </w:rPr>
            </w:r>
            <w:r>
              <w:rPr>
                <w:noProof/>
                <w:webHidden/>
              </w:rPr>
              <w:fldChar w:fldCharType="separate"/>
            </w:r>
            <w:r>
              <w:rPr>
                <w:noProof/>
                <w:webHidden/>
              </w:rPr>
              <w:t>4</w:t>
            </w:r>
            <w:r>
              <w:rPr>
                <w:noProof/>
                <w:webHidden/>
              </w:rPr>
              <w:fldChar w:fldCharType="end"/>
            </w:r>
          </w:hyperlink>
        </w:p>
        <w:p w14:paraId="610C7AE5" w14:textId="442D7F3D" w:rsidR="00D35CA0" w:rsidRDefault="00D35CA0">
          <w:pPr>
            <w:pStyle w:val="Sumrio1"/>
            <w:tabs>
              <w:tab w:val="right" w:leader="dot" w:pos="9396"/>
            </w:tabs>
            <w:rPr>
              <w:rFonts w:asciiTheme="minorHAnsi" w:hAnsiTheme="minorHAnsi"/>
              <w:noProof/>
              <w:color w:val="auto"/>
              <w:kern w:val="2"/>
              <w:szCs w:val="24"/>
              <w:lang w:val="pt-BR" w:eastAsia="pt-BR"/>
              <w14:ligatures w14:val="standardContextual"/>
            </w:rPr>
          </w:pPr>
          <w:hyperlink w:anchor="_Toc230003206" w:history="1">
            <w:r w:rsidRPr="00B07747">
              <w:rPr>
                <w:rStyle w:val="Hyperlink"/>
                <w:noProof/>
              </w:rPr>
              <w:t>4. Tecnologias Selecionadas</w:t>
            </w:r>
            <w:r>
              <w:rPr>
                <w:noProof/>
                <w:webHidden/>
              </w:rPr>
              <w:tab/>
            </w:r>
            <w:r>
              <w:rPr>
                <w:noProof/>
                <w:webHidden/>
              </w:rPr>
              <w:fldChar w:fldCharType="begin"/>
            </w:r>
            <w:r>
              <w:rPr>
                <w:noProof/>
                <w:webHidden/>
              </w:rPr>
              <w:instrText xml:space="preserve"> PAGEREF _Toc230003206 \h </w:instrText>
            </w:r>
            <w:r>
              <w:rPr>
                <w:noProof/>
                <w:webHidden/>
              </w:rPr>
            </w:r>
            <w:r>
              <w:rPr>
                <w:noProof/>
                <w:webHidden/>
              </w:rPr>
              <w:fldChar w:fldCharType="separate"/>
            </w:r>
            <w:r>
              <w:rPr>
                <w:noProof/>
                <w:webHidden/>
              </w:rPr>
              <w:t>9</w:t>
            </w:r>
            <w:r>
              <w:rPr>
                <w:noProof/>
                <w:webHidden/>
              </w:rPr>
              <w:fldChar w:fldCharType="end"/>
            </w:r>
          </w:hyperlink>
        </w:p>
        <w:p w14:paraId="36D37F21" w14:textId="15762BF5" w:rsidR="00D35CA0" w:rsidRDefault="00D35CA0">
          <w:pPr>
            <w:pStyle w:val="Sumrio2"/>
            <w:tabs>
              <w:tab w:val="right" w:leader="dot" w:pos="9396"/>
            </w:tabs>
            <w:rPr>
              <w:rFonts w:asciiTheme="minorHAnsi" w:hAnsiTheme="minorHAnsi"/>
              <w:noProof/>
              <w:color w:val="auto"/>
              <w:kern w:val="2"/>
              <w:szCs w:val="24"/>
              <w:lang w:val="pt-BR" w:eastAsia="pt-BR"/>
              <w14:ligatures w14:val="standardContextual"/>
            </w:rPr>
          </w:pPr>
          <w:hyperlink w:anchor="_Toc230003207" w:history="1">
            <w:r w:rsidRPr="00B07747">
              <w:rPr>
                <w:rStyle w:val="Hyperlink"/>
                <w:noProof/>
              </w:rPr>
              <w:t>Modelo de Linguagem</w:t>
            </w:r>
            <w:r>
              <w:rPr>
                <w:noProof/>
                <w:webHidden/>
              </w:rPr>
              <w:tab/>
            </w:r>
            <w:r>
              <w:rPr>
                <w:noProof/>
                <w:webHidden/>
              </w:rPr>
              <w:fldChar w:fldCharType="begin"/>
            </w:r>
            <w:r>
              <w:rPr>
                <w:noProof/>
                <w:webHidden/>
              </w:rPr>
              <w:instrText xml:space="preserve"> PAGEREF _Toc230003207 \h </w:instrText>
            </w:r>
            <w:r>
              <w:rPr>
                <w:noProof/>
                <w:webHidden/>
              </w:rPr>
            </w:r>
            <w:r>
              <w:rPr>
                <w:noProof/>
                <w:webHidden/>
              </w:rPr>
              <w:fldChar w:fldCharType="separate"/>
            </w:r>
            <w:r>
              <w:rPr>
                <w:noProof/>
                <w:webHidden/>
              </w:rPr>
              <w:t>9</w:t>
            </w:r>
            <w:r>
              <w:rPr>
                <w:noProof/>
                <w:webHidden/>
              </w:rPr>
              <w:fldChar w:fldCharType="end"/>
            </w:r>
          </w:hyperlink>
        </w:p>
        <w:p w14:paraId="6AC0E9F4" w14:textId="028B74DD" w:rsidR="00D35CA0" w:rsidRDefault="00D35CA0">
          <w:pPr>
            <w:pStyle w:val="Sumrio2"/>
            <w:tabs>
              <w:tab w:val="right" w:leader="dot" w:pos="9396"/>
            </w:tabs>
            <w:rPr>
              <w:rFonts w:asciiTheme="minorHAnsi" w:hAnsiTheme="minorHAnsi"/>
              <w:noProof/>
              <w:color w:val="auto"/>
              <w:kern w:val="2"/>
              <w:szCs w:val="24"/>
              <w:lang w:val="pt-BR" w:eastAsia="pt-BR"/>
              <w14:ligatures w14:val="standardContextual"/>
            </w:rPr>
          </w:pPr>
          <w:hyperlink w:anchor="_Toc230003208" w:history="1">
            <w:r w:rsidRPr="00B07747">
              <w:rPr>
                <w:rStyle w:val="Hyperlink"/>
                <w:noProof/>
              </w:rPr>
              <w:t>Framework de Orquestração</w:t>
            </w:r>
            <w:r>
              <w:rPr>
                <w:noProof/>
                <w:webHidden/>
              </w:rPr>
              <w:tab/>
            </w:r>
            <w:r>
              <w:rPr>
                <w:noProof/>
                <w:webHidden/>
              </w:rPr>
              <w:fldChar w:fldCharType="begin"/>
            </w:r>
            <w:r>
              <w:rPr>
                <w:noProof/>
                <w:webHidden/>
              </w:rPr>
              <w:instrText xml:space="preserve"> PAGEREF _Toc230003208 \h </w:instrText>
            </w:r>
            <w:r>
              <w:rPr>
                <w:noProof/>
                <w:webHidden/>
              </w:rPr>
            </w:r>
            <w:r>
              <w:rPr>
                <w:noProof/>
                <w:webHidden/>
              </w:rPr>
              <w:fldChar w:fldCharType="separate"/>
            </w:r>
            <w:r>
              <w:rPr>
                <w:noProof/>
                <w:webHidden/>
              </w:rPr>
              <w:t>9</w:t>
            </w:r>
            <w:r>
              <w:rPr>
                <w:noProof/>
                <w:webHidden/>
              </w:rPr>
              <w:fldChar w:fldCharType="end"/>
            </w:r>
          </w:hyperlink>
        </w:p>
        <w:p w14:paraId="05DC3519" w14:textId="4647DEEA" w:rsidR="00D35CA0" w:rsidRDefault="00D35CA0">
          <w:pPr>
            <w:pStyle w:val="Sumrio2"/>
            <w:tabs>
              <w:tab w:val="right" w:leader="dot" w:pos="9396"/>
            </w:tabs>
            <w:rPr>
              <w:rFonts w:asciiTheme="minorHAnsi" w:hAnsiTheme="minorHAnsi"/>
              <w:noProof/>
              <w:color w:val="auto"/>
              <w:kern w:val="2"/>
              <w:szCs w:val="24"/>
              <w:lang w:val="pt-BR" w:eastAsia="pt-BR"/>
              <w14:ligatures w14:val="standardContextual"/>
            </w:rPr>
          </w:pPr>
          <w:hyperlink w:anchor="_Toc230003209" w:history="1">
            <w:r w:rsidRPr="00B07747">
              <w:rPr>
                <w:rStyle w:val="Hyperlink"/>
                <w:noProof/>
              </w:rPr>
              <w:t>Embeddings e Busca Semantica</w:t>
            </w:r>
            <w:r>
              <w:rPr>
                <w:noProof/>
                <w:webHidden/>
              </w:rPr>
              <w:tab/>
            </w:r>
            <w:r>
              <w:rPr>
                <w:noProof/>
                <w:webHidden/>
              </w:rPr>
              <w:fldChar w:fldCharType="begin"/>
            </w:r>
            <w:r>
              <w:rPr>
                <w:noProof/>
                <w:webHidden/>
              </w:rPr>
              <w:instrText xml:space="preserve"> PAGEREF _Toc230003209 \h </w:instrText>
            </w:r>
            <w:r>
              <w:rPr>
                <w:noProof/>
                <w:webHidden/>
              </w:rPr>
            </w:r>
            <w:r>
              <w:rPr>
                <w:noProof/>
                <w:webHidden/>
              </w:rPr>
              <w:fldChar w:fldCharType="separate"/>
            </w:r>
            <w:r>
              <w:rPr>
                <w:noProof/>
                <w:webHidden/>
              </w:rPr>
              <w:t>9</w:t>
            </w:r>
            <w:r>
              <w:rPr>
                <w:noProof/>
                <w:webHidden/>
              </w:rPr>
              <w:fldChar w:fldCharType="end"/>
            </w:r>
          </w:hyperlink>
        </w:p>
        <w:p w14:paraId="6BEDB26E" w14:textId="75ECDA4A" w:rsidR="00D35CA0" w:rsidRDefault="00D35CA0">
          <w:pPr>
            <w:pStyle w:val="Sumrio2"/>
            <w:tabs>
              <w:tab w:val="right" w:leader="dot" w:pos="9396"/>
            </w:tabs>
            <w:rPr>
              <w:rFonts w:asciiTheme="minorHAnsi" w:hAnsiTheme="minorHAnsi"/>
              <w:noProof/>
              <w:color w:val="auto"/>
              <w:kern w:val="2"/>
              <w:szCs w:val="24"/>
              <w:lang w:val="pt-BR" w:eastAsia="pt-BR"/>
              <w14:ligatures w14:val="standardContextual"/>
            </w:rPr>
          </w:pPr>
          <w:hyperlink w:anchor="_Toc230003210" w:history="1">
            <w:r w:rsidRPr="00B07747">
              <w:rPr>
                <w:rStyle w:val="Hyperlink"/>
                <w:noProof/>
              </w:rPr>
              <w:t>Infraestrutura</w:t>
            </w:r>
            <w:r>
              <w:rPr>
                <w:noProof/>
                <w:webHidden/>
              </w:rPr>
              <w:tab/>
            </w:r>
            <w:r>
              <w:rPr>
                <w:noProof/>
                <w:webHidden/>
              </w:rPr>
              <w:fldChar w:fldCharType="begin"/>
            </w:r>
            <w:r>
              <w:rPr>
                <w:noProof/>
                <w:webHidden/>
              </w:rPr>
              <w:instrText xml:space="preserve"> PAGEREF _Toc230003210 \h </w:instrText>
            </w:r>
            <w:r>
              <w:rPr>
                <w:noProof/>
                <w:webHidden/>
              </w:rPr>
            </w:r>
            <w:r>
              <w:rPr>
                <w:noProof/>
                <w:webHidden/>
              </w:rPr>
              <w:fldChar w:fldCharType="separate"/>
            </w:r>
            <w:r>
              <w:rPr>
                <w:noProof/>
                <w:webHidden/>
              </w:rPr>
              <w:t>10</w:t>
            </w:r>
            <w:r>
              <w:rPr>
                <w:noProof/>
                <w:webHidden/>
              </w:rPr>
              <w:fldChar w:fldCharType="end"/>
            </w:r>
          </w:hyperlink>
        </w:p>
        <w:p w14:paraId="18E32890" w14:textId="1CD3A8D1" w:rsidR="00D35CA0" w:rsidRDefault="00D35CA0">
          <w:pPr>
            <w:pStyle w:val="Sumrio1"/>
            <w:tabs>
              <w:tab w:val="right" w:leader="dot" w:pos="9396"/>
            </w:tabs>
            <w:rPr>
              <w:rFonts w:asciiTheme="minorHAnsi" w:hAnsiTheme="minorHAnsi"/>
              <w:noProof/>
              <w:color w:val="auto"/>
              <w:kern w:val="2"/>
              <w:szCs w:val="24"/>
              <w:lang w:val="pt-BR" w:eastAsia="pt-BR"/>
              <w14:ligatures w14:val="standardContextual"/>
            </w:rPr>
          </w:pPr>
          <w:hyperlink w:anchor="_Toc230003211" w:history="1">
            <w:r w:rsidRPr="00B07747">
              <w:rPr>
                <w:rStyle w:val="Hyperlink"/>
                <w:noProof/>
                <w:lang w:val="pt-BR"/>
              </w:rPr>
              <w:t>5. Fontes de Conhecimento (Base RAG)</w:t>
            </w:r>
            <w:r>
              <w:rPr>
                <w:noProof/>
                <w:webHidden/>
              </w:rPr>
              <w:tab/>
            </w:r>
            <w:r>
              <w:rPr>
                <w:noProof/>
                <w:webHidden/>
              </w:rPr>
              <w:fldChar w:fldCharType="begin"/>
            </w:r>
            <w:r>
              <w:rPr>
                <w:noProof/>
                <w:webHidden/>
              </w:rPr>
              <w:instrText xml:space="preserve"> PAGEREF _Toc230003211 \h </w:instrText>
            </w:r>
            <w:r>
              <w:rPr>
                <w:noProof/>
                <w:webHidden/>
              </w:rPr>
            </w:r>
            <w:r>
              <w:rPr>
                <w:noProof/>
                <w:webHidden/>
              </w:rPr>
              <w:fldChar w:fldCharType="separate"/>
            </w:r>
            <w:r>
              <w:rPr>
                <w:noProof/>
                <w:webHidden/>
              </w:rPr>
              <w:t>10</w:t>
            </w:r>
            <w:r>
              <w:rPr>
                <w:noProof/>
                <w:webHidden/>
              </w:rPr>
              <w:fldChar w:fldCharType="end"/>
            </w:r>
          </w:hyperlink>
        </w:p>
        <w:p w14:paraId="5D97E6DD" w14:textId="43F46D37" w:rsidR="00D35CA0" w:rsidRDefault="00D35CA0">
          <w:pPr>
            <w:pStyle w:val="Sumrio1"/>
            <w:tabs>
              <w:tab w:val="left" w:pos="1200"/>
              <w:tab w:val="right" w:leader="dot" w:pos="9396"/>
            </w:tabs>
            <w:rPr>
              <w:rFonts w:asciiTheme="minorHAnsi" w:hAnsiTheme="minorHAnsi"/>
              <w:noProof/>
              <w:color w:val="auto"/>
              <w:kern w:val="2"/>
              <w:szCs w:val="24"/>
              <w:lang w:val="pt-BR" w:eastAsia="pt-BR"/>
              <w14:ligatures w14:val="standardContextual"/>
            </w:rPr>
          </w:pPr>
          <w:hyperlink w:anchor="_Toc230003212" w:history="1">
            <w:r w:rsidRPr="00B07747">
              <w:rPr>
                <w:rStyle w:val="Hyperlink"/>
                <w:noProof/>
                <w:lang w:val="pt-BR"/>
              </w:rPr>
              <w:t>6.</w:t>
            </w:r>
            <w:r>
              <w:rPr>
                <w:rFonts w:asciiTheme="minorHAnsi" w:hAnsiTheme="minorHAnsi"/>
                <w:noProof/>
                <w:color w:val="auto"/>
                <w:kern w:val="2"/>
                <w:szCs w:val="24"/>
                <w:lang w:val="pt-BR" w:eastAsia="pt-BR"/>
                <w14:ligatures w14:val="standardContextual"/>
              </w:rPr>
              <w:tab/>
            </w:r>
            <w:r w:rsidRPr="00B07747">
              <w:rPr>
                <w:rStyle w:val="Hyperlink"/>
                <w:noProof/>
                <w:lang w:val="pt-BR"/>
              </w:rPr>
              <w:t>Fluxograma de Funcionamento (RAG)</w:t>
            </w:r>
            <w:r>
              <w:rPr>
                <w:noProof/>
                <w:webHidden/>
              </w:rPr>
              <w:tab/>
            </w:r>
            <w:r>
              <w:rPr>
                <w:noProof/>
                <w:webHidden/>
              </w:rPr>
              <w:fldChar w:fldCharType="begin"/>
            </w:r>
            <w:r>
              <w:rPr>
                <w:noProof/>
                <w:webHidden/>
              </w:rPr>
              <w:instrText xml:space="preserve"> PAGEREF _Toc230003212 \h </w:instrText>
            </w:r>
            <w:r>
              <w:rPr>
                <w:noProof/>
                <w:webHidden/>
              </w:rPr>
            </w:r>
            <w:r>
              <w:rPr>
                <w:noProof/>
                <w:webHidden/>
              </w:rPr>
              <w:fldChar w:fldCharType="separate"/>
            </w:r>
            <w:r>
              <w:rPr>
                <w:noProof/>
                <w:webHidden/>
              </w:rPr>
              <w:t>10</w:t>
            </w:r>
            <w:r>
              <w:rPr>
                <w:noProof/>
                <w:webHidden/>
              </w:rPr>
              <w:fldChar w:fldCharType="end"/>
            </w:r>
          </w:hyperlink>
        </w:p>
        <w:p w14:paraId="2780A239" w14:textId="33FE8CD8" w:rsidR="00D35CA0" w:rsidRDefault="00D35CA0">
          <w:pPr>
            <w:pStyle w:val="Sumrio1"/>
            <w:tabs>
              <w:tab w:val="right" w:leader="dot" w:pos="9396"/>
            </w:tabs>
            <w:rPr>
              <w:rFonts w:asciiTheme="minorHAnsi" w:hAnsiTheme="minorHAnsi"/>
              <w:noProof/>
              <w:color w:val="auto"/>
              <w:kern w:val="2"/>
              <w:szCs w:val="24"/>
              <w:lang w:val="pt-BR" w:eastAsia="pt-BR"/>
              <w14:ligatures w14:val="standardContextual"/>
            </w:rPr>
          </w:pPr>
          <w:hyperlink w:anchor="_Toc230003213" w:history="1">
            <w:r w:rsidRPr="00B07747">
              <w:rPr>
                <w:rStyle w:val="Hyperlink"/>
                <w:noProof/>
                <w:lang w:val="pt-BR"/>
              </w:rPr>
              <w:t>7. System Prompt (Contexto-Base do Modelo)</w:t>
            </w:r>
            <w:r>
              <w:rPr>
                <w:noProof/>
                <w:webHidden/>
              </w:rPr>
              <w:tab/>
            </w:r>
            <w:r>
              <w:rPr>
                <w:noProof/>
                <w:webHidden/>
              </w:rPr>
              <w:fldChar w:fldCharType="begin"/>
            </w:r>
            <w:r>
              <w:rPr>
                <w:noProof/>
                <w:webHidden/>
              </w:rPr>
              <w:instrText xml:space="preserve"> PAGEREF _Toc230003213 \h </w:instrText>
            </w:r>
            <w:r>
              <w:rPr>
                <w:noProof/>
                <w:webHidden/>
              </w:rPr>
            </w:r>
            <w:r>
              <w:rPr>
                <w:noProof/>
                <w:webHidden/>
              </w:rPr>
              <w:fldChar w:fldCharType="separate"/>
            </w:r>
            <w:r>
              <w:rPr>
                <w:noProof/>
                <w:webHidden/>
              </w:rPr>
              <w:t>16</w:t>
            </w:r>
            <w:r>
              <w:rPr>
                <w:noProof/>
                <w:webHidden/>
              </w:rPr>
              <w:fldChar w:fldCharType="end"/>
            </w:r>
          </w:hyperlink>
        </w:p>
        <w:p w14:paraId="0CDC3ACE" w14:textId="632B0219" w:rsidR="00D35CA0" w:rsidRDefault="00D35CA0">
          <w:pPr>
            <w:pStyle w:val="Sumrio1"/>
            <w:tabs>
              <w:tab w:val="right" w:leader="dot" w:pos="9396"/>
            </w:tabs>
            <w:rPr>
              <w:rFonts w:asciiTheme="minorHAnsi" w:hAnsiTheme="minorHAnsi"/>
              <w:noProof/>
              <w:color w:val="auto"/>
              <w:kern w:val="2"/>
              <w:szCs w:val="24"/>
              <w:lang w:val="pt-BR" w:eastAsia="pt-BR"/>
              <w14:ligatures w14:val="standardContextual"/>
            </w:rPr>
          </w:pPr>
          <w:hyperlink w:anchor="_Toc230003214" w:history="1">
            <w:r w:rsidRPr="00B07747">
              <w:rPr>
                <w:rStyle w:val="Hyperlink"/>
                <w:noProof/>
                <w:lang w:val="pt-BR"/>
              </w:rPr>
              <w:t>8. Modelo de Teste — Perguntas e Respostas Esperadas</w:t>
            </w:r>
            <w:r>
              <w:rPr>
                <w:noProof/>
                <w:webHidden/>
              </w:rPr>
              <w:tab/>
            </w:r>
            <w:r>
              <w:rPr>
                <w:noProof/>
                <w:webHidden/>
              </w:rPr>
              <w:fldChar w:fldCharType="begin"/>
            </w:r>
            <w:r>
              <w:rPr>
                <w:noProof/>
                <w:webHidden/>
              </w:rPr>
              <w:instrText xml:space="preserve"> PAGEREF _Toc230003214 \h </w:instrText>
            </w:r>
            <w:r>
              <w:rPr>
                <w:noProof/>
                <w:webHidden/>
              </w:rPr>
            </w:r>
            <w:r>
              <w:rPr>
                <w:noProof/>
                <w:webHidden/>
              </w:rPr>
              <w:fldChar w:fldCharType="separate"/>
            </w:r>
            <w:r>
              <w:rPr>
                <w:noProof/>
                <w:webHidden/>
              </w:rPr>
              <w:t>17</w:t>
            </w:r>
            <w:r>
              <w:rPr>
                <w:noProof/>
                <w:webHidden/>
              </w:rPr>
              <w:fldChar w:fldCharType="end"/>
            </w:r>
          </w:hyperlink>
        </w:p>
        <w:p w14:paraId="77C898FF" w14:textId="0239B715" w:rsidR="00D35CA0" w:rsidRDefault="00D35CA0">
          <w:pPr>
            <w:pStyle w:val="Sumrio2"/>
            <w:tabs>
              <w:tab w:val="right" w:leader="dot" w:pos="9396"/>
            </w:tabs>
            <w:rPr>
              <w:rFonts w:asciiTheme="minorHAnsi" w:hAnsiTheme="minorHAnsi"/>
              <w:noProof/>
              <w:color w:val="auto"/>
              <w:kern w:val="2"/>
              <w:szCs w:val="24"/>
              <w:lang w:val="pt-BR" w:eastAsia="pt-BR"/>
              <w14:ligatures w14:val="standardContextual"/>
            </w:rPr>
          </w:pPr>
          <w:hyperlink w:anchor="_Toc230003215" w:history="1">
            <w:r w:rsidRPr="00B07747">
              <w:rPr>
                <w:rStyle w:val="Hyperlink"/>
                <w:noProof/>
                <w:lang w:val="pt-BR"/>
              </w:rPr>
              <w:t>Persona: Operador Comercial (ChargeGrid Intelligence)</w:t>
            </w:r>
            <w:r>
              <w:rPr>
                <w:noProof/>
                <w:webHidden/>
              </w:rPr>
              <w:tab/>
            </w:r>
            <w:r>
              <w:rPr>
                <w:noProof/>
                <w:webHidden/>
              </w:rPr>
              <w:fldChar w:fldCharType="begin"/>
            </w:r>
            <w:r>
              <w:rPr>
                <w:noProof/>
                <w:webHidden/>
              </w:rPr>
              <w:instrText xml:space="preserve"> PAGEREF _Toc230003215 \h </w:instrText>
            </w:r>
            <w:r>
              <w:rPr>
                <w:noProof/>
                <w:webHidden/>
              </w:rPr>
            </w:r>
            <w:r>
              <w:rPr>
                <w:noProof/>
                <w:webHidden/>
              </w:rPr>
              <w:fldChar w:fldCharType="separate"/>
            </w:r>
            <w:r>
              <w:rPr>
                <w:noProof/>
                <w:webHidden/>
              </w:rPr>
              <w:t>17</w:t>
            </w:r>
            <w:r>
              <w:rPr>
                <w:noProof/>
                <w:webHidden/>
              </w:rPr>
              <w:fldChar w:fldCharType="end"/>
            </w:r>
          </w:hyperlink>
        </w:p>
        <w:p w14:paraId="65A25643" w14:textId="2EC4DDDD" w:rsidR="00D35CA0" w:rsidRDefault="00D35CA0">
          <w:pPr>
            <w:pStyle w:val="Sumrio2"/>
            <w:tabs>
              <w:tab w:val="right" w:leader="dot" w:pos="9396"/>
            </w:tabs>
            <w:rPr>
              <w:rFonts w:asciiTheme="minorHAnsi" w:hAnsiTheme="minorHAnsi"/>
              <w:noProof/>
              <w:color w:val="auto"/>
              <w:kern w:val="2"/>
              <w:szCs w:val="24"/>
              <w:lang w:val="pt-BR" w:eastAsia="pt-BR"/>
              <w14:ligatures w14:val="standardContextual"/>
            </w:rPr>
          </w:pPr>
          <w:hyperlink w:anchor="_Toc230003216" w:history="1">
            <w:r w:rsidRPr="00B07747">
              <w:rPr>
                <w:rStyle w:val="Hyperlink"/>
                <w:noProof/>
                <w:lang w:val="pt-BR"/>
              </w:rPr>
              <w:t>Persona: Síndico / Administrador de Condomínio (EV ChargeOps)</w:t>
            </w:r>
            <w:r>
              <w:rPr>
                <w:noProof/>
                <w:webHidden/>
              </w:rPr>
              <w:tab/>
            </w:r>
            <w:r>
              <w:rPr>
                <w:noProof/>
                <w:webHidden/>
              </w:rPr>
              <w:fldChar w:fldCharType="begin"/>
            </w:r>
            <w:r>
              <w:rPr>
                <w:noProof/>
                <w:webHidden/>
              </w:rPr>
              <w:instrText xml:space="preserve"> PAGEREF _Toc230003216 \h </w:instrText>
            </w:r>
            <w:r>
              <w:rPr>
                <w:noProof/>
                <w:webHidden/>
              </w:rPr>
            </w:r>
            <w:r>
              <w:rPr>
                <w:noProof/>
                <w:webHidden/>
              </w:rPr>
              <w:fldChar w:fldCharType="separate"/>
            </w:r>
            <w:r>
              <w:rPr>
                <w:noProof/>
                <w:webHidden/>
              </w:rPr>
              <w:t>19</w:t>
            </w:r>
            <w:r>
              <w:rPr>
                <w:noProof/>
                <w:webHidden/>
              </w:rPr>
              <w:fldChar w:fldCharType="end"/>
            </w:r>
          </w:hyperlink>
        </w:p>
        <w:p w14:paraId="1FD42A46" w14:textId="3DE815F9" w:rsidR="00D35CA0" w:rsidRDefault="00D35CA0">
          <w:pPr>
            <w:pStyle w:val="Sumrio2"/>
            <w:tabs>
              <w:tab w:val="right" w:leader="dot" w:pos="9396"/>
            </w:tabs>
            <w:rPr>
              <w:rFonts w:asciiTheme="minorHAnsi" w:hAnsiTheme="minorHAnsi"/>
              <w:noProof/>
              <w:color w:val="auto"/>
              <w:kern w:val="2"/>
              <w:szCs w:val="24"/>
              <w:lang w:val="pt-BR" w:eastAsia="pt-BR"/>
              <w14:ligatures w14:val="standardContextual"/>
            </w:rPr>
          </w:pPr>
          <w:hyperlink w:anchor="_Toc230003217" w:history="1">
            <w:r w:rsidRPr="00B07747">
              <w:rPr>
                <w:rStyle w:val="Hyperlink"/>
                <w:noProof/>
                <w:lang w:val="pt-BR"/>
              </w:rPr>
              <w:t>Persona: Tecnico de Instalação</w:t>
            </w:r>
            <w:r>
              <w:rPr>
                <w:noProof/>
                <w:webHidden/>
              </w:rPr>
              <w:tab/>
            </w:r>
            <w:r>
              <w:rPr>
                <w:noProof/>
                <w:webHidden/>
              </w:rPr>
              <w:fldChar w:fldCharType="begin"/>
            </w:r>
            <w:r>
              <w:rPr>
                <w:noProof/>
                <w:webHidden/>
              </w:rPr>
              <w:instrText xml:space="preserve"> PAGEREF _Toc230003217 \h </w:instrText>
            </w:r>
            <w:r>
              <w:rPr>
                <w:noProof/>
                <w:webHidden/>
              </w:rPr>
            </w:r>
            <w:r>
              <w:rPr>
                <w:noProof/>
                <w:webHidden/>
              </w:rPr>
              <w:fldChar w:fldCharType="separate"/>
            </w:r>
            <w:r>
              <w:rPr>
                <w:noProof/>
                <w:webHidden/>
              </w:rPr>
              <w:t>20</w:t>
            </w:r>
            <w:r>
              <w:rPr>
                <w:noProof/>
                <w:webHidden/>
              </w:rPr>
              <w:fldChar w:fldCharType="end"/>
            </w:r>
          </w:hyperlink>
        </w:p>
        <w:p w14:paraId="2966826B" w14:textId="0C2475D6" w:rsidR="00D35CA0" w:rsidRDefault="00D35CA0">
          <w:pPr>
            <w:pStyle w:val="Sumrio2"/>
            <w:tabs>
              <w:tab w:val="right" w:leader="dot" w:pos="9396"/>
            </w:tabs>
            <w:rPr>
              <w:rFonts w:asciiTheme="minorHAnsi" w:hAnsiTheme="minorHAnsi"/>
              <w:noProof/>
              <w:color w:val="auto"/>
              <w:kern w:val="2"/>
              <w:szCs w:val="24"/>
              <w:lang w:val="pt-BR" w:eastAsia="pt-BR"/>
              <w14:ligatures w14:val="standardContextual"/>
            </w:rPr>
          </w:pPr>
          <w:hyperlink w:anchor="_Toc230003218" w:history="1">
            <w:r w:rsidRPr="00B07747">
              <w:rPr>
                <w:rStyle w:val="Hyperlink"/>
                <w:noProof/>
                <w:lang w:val="pt-BR"/>
              </w:rPr>
              <w:t>Persona: Usuario Final / Morador</w:t>
            </w:r>
            <w:r>
              <w:rPr>
                <w:noProof/>
                <w:webHidden/>
              </w:rPr>
              <w:tab/>
            </w:r>
            <w:r>
              <w:rPr>
                <w:noProof/>
                <w:webHidden/>
              </w:rPr>
              <w:fldChar w:fldCharType="begin"/>
            </w:r>
            <w:r>
              <w:rPr>
                <w:noProof/>
                <w:webHidden/>
              </w:rPr>
              <w:instrText xml:space="preserve"> PAGEREF _Toc230003218 \h </w:instrText>
            </w:r>
            <w:r>
              <w:rPr>
                <w:noProof/>
                <w:webHidden/>
              </w:rPr>
            </w:r>
            <w:r>
              <w:rPr>
                <w:noProof/>
                <w:webHidden/>
              </w:rPr>
              <w:fldChar w:fldCharType="separate"/>
            </w:r>
            <w:r>
              <w:rPr>
                <w:noProof/>
                <w:webHidden/>
              </w:rPr>
              <w:t>21</w:t>
            </w:r>
            <w:r>
              <w:rPr>
                <w:noProof/>
                <w:webHidden/>
              </w:rPr>
              <w:fldChar w:fldCharType="end"/>
            </w:r>
          </w:hyperlink>
        </w:p>
        <w:p w14:paraId="5CA6052E" w14:textId="5F2FD1A6" w:rsidR="00D35CA0" w:rsidRDefault="00D35CA0">
          <w:pPr>
            <w:pStyle w:val="Sumrio2"/>
            <w:tabs>
              <w:tab w:val="right" w:leader="dot" w:pos="9396"/>
            </w:tabs>
            <w:rPr>
              <w:rFonts w:asciiTheme="minorHAnsi" w:hAnsiTheme="minorHAnsi"/>
              <w:noProof/>
              <w:color w:val="auto"/>
              <w:kern w:val="2"/>
              <w:szCs w:val="24"/>
              <w:lang w:val="pt-BR" w:eastAsia="pt-BR"/>
              <w14:ligatures w14:val="standardContextual"/>
            </w:rPr>
          </w:pPr>
          <w:hyperlink w:anchor="_Toc230003219" w:history="1">
            <w:r w:rsidRPr="00B07747">
              <w:rPr>
                <w:rStyle w:val="Hyperlink"/>
                <w:noProof/>
                <w:lang w:val="pt-BR"/>
              </w:rPr>
              <w:t>ersona: GoodWe (Plataforma de Monitoramento) – Não implementado</w:t>
            </w:r>
            <w:r>
              <w:rPr>
                <w:noProof/>
                <w:webHidden/>
              </w:rPr>
              <w:tab/>
            </w:r>
            <w:r>
              <w:rPr>
                <w:noProof/>
                <w:webHidden/>
              </w:rPr>
              <w:fldChar w:fldCharType="begin"/>
            </w:r>
            <w:r>
              <w:rPr>
                <w:noProof/>
                <w:webHidden/>
              </w:rPr>
              <w:instrText xml:space="preserve"> PAGEREF _Toc230003219 \h </w:instrText>
            </w:r>
            <w:r>
              <w:rPr>
                <w:noProof/>
                <w:webHidden/>
              </w:rPr>
            </w:r>
            <w:r>
              <w:rPr>
                <w:noProof/>
                <w:webHidden/>
              </w:rPr>
              <w:fldChar w:fldCharType="separate"/>
            </w:r>
            <w:r>
              <w:rPr>
                <w:noProof/>
                <w:webHidden/>
              </w:rPr>
              <w:t>23</w:t>
            </w:r>
            <w:r>
              <w:rPr>
                <w:noProof/>
                <w:webHidden/>
              </w:rPr>
              <w:fldChar w:fldCharType="end"/>
            </w:r>
          </w:hyperlink>
        </w:p>
        <w:p w14:paraId="6821AC65" w14:textId="0E73D77D" w:rsidR="00D35CA0" w:rsidRDefault="00D35CA0">
          <w:pPr>
            <w:pStyle w:val="Sumrio1"/>
            <w:tabs>
              <w:tab w:val="right" w:leader="dot" w:pos="9396"/>
            </w:tabs>
            <w:rPr>
              <w:rFonts w:asciiTheme="minorHAnsi" w:hAnsiTheme="minorHAnsi"/>
              <w:noProof/>
              <w:color w:val="auto"/>
              <w:kern w:val="2"/>
              <w:szCs w:val="24"/>
              <w:lang w:val="pt-BR" w:eastAsia="pt-BR"/>
              <w14:ligatures w14:val="standardContextual"/>
            </w:rPr>
          </w:pPr>
          <w:hyperlink w:anchor="_Toc230003220" w:history="1">
            <w:r w:rsidRPr="00B07747">
              <w:rPr>
                <w:rStyle w:val="Hyperlink"/>
                <w:noProof/>
              </w:rPr>
              <w:t>9. Criterios de Avaliação Atendidos</w:t>
            </w:r>
            <w:r>
              <w:rPr>
                <w:noProof/>
                <w:webHidden/>
              </w:rPr>
              <w:tab/>
            </w:r>
            <w:r>
              <w:rPr>
                <w:noProof/>
                <w:webHidden/>
              </w:rPr>
              <w:fldChar w:fldCharType="begin"/>
            </w:r>
            <w:r>
              <w:rPr>
                <w:noProof/>
                <w:webHidden/>
              </w:rPr>
              <w:instrText xml:space="preserve"> PAGEREF _Toc230003220 \h </w:instrText>
            </w:r>
            <w:r>
              <w:rPr>
                <w:noProof/>
                <w:webHidden/>
              </w:rPr>
            </w:r>
            <w:r>
              <w:rPr>
                <w:noProof/>
                <w:webHidden/>
              </w:rPr>
              <w:fldChar w:fldCharType="separate"/>
            </w:r>
            <w:r>
              <w:rPr>
                <w:noProof/>
                <w:webHidden/>
              </w:rPr>
              <w:t>23</w:t>
            </w:r>
            <w:r>
              <w:rPr>
                <w:noProof/>
                <w:webHidden/>
              </w:rPr>
              <w:fldChar w:fldCharType="end"/>
            </w:r>
          </w:hyperlink>
        </w:p>
        <w:p w14:paraId="6EDF941A" w14:textId="6B0C3390" w:rsidR="00D35CA0" w:rsidRDefault="00D35CA0">
          <w:pPr>
            <w:pStyle w:val="Sumrio1"/>
            <w:tabs>
              <w:tab w:val="right" w:leader="dot" w:pos="9396"/>
            </w:tabs>
            <w:rPr>
              <w:rFonts w:asciiTheme="minorHAnsi" w:hAnsiTheme="minorHAnsi"/>
              <w:noProof/>
              <w:color w:val="auto"/>
              <w:kern w:val="2"/>
              <w:szCs w:val="24"/>
              <w:lang w:val="pt-BR" w:eastAsia="pt-BR"/>
              <w14:ligatures w14:val="standardContextual"/>
            </w:rPr>
          </w:pPr>
          <w:hyperlink w:anchor="_Toc230003221" w:history="1">
            <w:r w:rsidRPr="00B07747">
              <w:rPr>
                <w:rStyle w:val="Hyperlink"/>
                <w:noProof/>
              </w:rPr>
              <w:t>10. Observacoes Finais</w:t>
            </w:r>
            <w:r>
              <w:rPr>
                <w:noProof/>
                <w:webHidden/>
              </w:rPr>
              <w:tab/>
            </w:r>
            <w:r>
              <w:rPr>
                <w:noProof/>
                <w:webHidden/>
              </w:rPr>
              <w:fldChar w:fldCharType="begin"/>
            </w:r>
            <w:r>
              <w:rPr>
                <w:noProof/>
                <w:webHidden/>
              </w:rPr>
              <w:instrText xml:space="preserve"> PAGEREF _Toc230003221 \h </w:instrText>
            </w:r>
            <w:r>
              <w:rPr>
                <w:noProof/>
                <w:webHidden/>
              </w:rPr>
            </w:r>
            <w:r>
              <w:rPr>
                <w:noProof/>
                <w:webHidden/>
              </w:rPr>
              <w:fldChar w:fldCharType="separate"/>
            </w:r>
            <w:r>
              <w:rPr>
                <w:noProof/>
                <w:webHidden/>
              </w:rPr>
              <w:t>24</w:t>
            </w:r>
            <w:r>
              <w:rPr>
                <w:noProof/>
                <w:webHidden/>
              </w:rPr>
              <w:fldChar w:fldCharType="end"/>
            </w:r>
          </w:hyperlink>
        </w:p>
        <w:p w14:paraId="55E2C6D6" w14:textId="12419B7D" w:rsidR="001C5791" w:rsidRDefault="001C5791">
          <w:r>
            <w:rPr>
              <w:b/>
              <w:bCs/>
            </w:rPr>
            <w:fldChar w:fldCharType="end"/>
          </w:r>
        </w:p>
      </w:sdtContent>
    </w:sdt>
    <w:p w14:paraId="77F2F4ED" w14:textId="77777777" w:rsidR="001C5791" w:rsidRDefault="001C5791"/>
    <w:p w14:paraId="3EAB2B99" w14:textId="77777777" w:rsidR="001C5791" w:rsidRDefault="001C5791"/>
    <w:p w14:paraId="47B45E07" w14:textId="77777777" w:rsidR="001C5791" w:rsidRDefault="001C5791">
      <w:pPr>
        <w:spacing w:after="200" w:line="276" w:lineRule="auto"/>
        <w:ind w:firstLine="0"/>
        <w:jc w:val="left"/>
        <w:rPr>
          <w:rFonts w:asciiTheme="majorHAnsi" w:eastAsiaTheme="majorEastAsia" w:hAnsiTheme="majorHAnsi" w:cstheme="majorBidi"/>
          <w:b/>
          <w:bCs/>
          <w:color w:val="00538A"/>
          <w:sz w:val="28"/>
          <w:szCs w:val="28"/>
        </w:rPr>
      </w:pPr>
      <w:r>
        <w:rPr>
          <w:color w:val="00538A"/>
        </w:rPr>
        <w:br w:type="page"/>
      </w:r>
    </w:p>
    <w:p w14:paraId="6D881D63" w14:textId="77777777" w:rsidR="003C1791" w:rsidRPr="00AE49FB" w:rsidRDefault="00000000">
      <w:pPr>
        <w:pStyle w:val="Ttulo1"/>
        <w:rPr>
          <w:lang w:val="pt-BR"/>
        </w:rPr>
      </w:pPr>
      <w:bookmarkStart w:id="1" w:name="_Toc230003203"/>
      <w:r w:rsidRPr="00AE49FB">
        <w:rPr>
          <w:color w:val="00538A"/>
          <w:lang w:val="pt-BR"/>
        </w:rPr>
        <w:lastRenderedPageBreak/>
        <w:t>1. Objetivo do Projeto</w:t>
      </w:r>
      <w:bookmarkEnd w:id="1"/>
    </w:p>
    <w:p w14:paraId="19DC5FEB" w14:textId="77777777" w:rsidR="00DF41B6" w:rsidRPr="00DF41B6" w:rsidRDefault="00DF41B6" w:rsidP="00DF41B6">
      <w:pPr>
        <w:rPr>
          <w:lang w:val="pt-BR"/>
        </w:rPr>
      </w:pPr>
      <w:r w:rsidRPr="00DF41B6">
        <w:rPr>
          <w:lang w:val="pt-BR"/>
        </w:rPr>
        <w:t>Desenvolver um chatbot baseado em RAG (Retrieval‑Augmented Generation) que responde perguntas em linguagem natural sobre o ecossistema GoodWe HCA G2, atendendo quatro personas: Operador Comercial, Síndico/Administrador, Morador/Usuário Final e Técnico de Instalação.</w:t>
      </w:r>
      <w:r>
        <w:rPr>
          <w:lang w:val="pt-BR"/>
        </w:rPr>
        <w:t xml:space="preserve"> </w:t>
      </w:r>
      <w:r w:rsidRPr="00DF41B6">
        <w:rPr>
          <w:lang w:val="pt-BR"/>
        </w:rPr>
        <w:t>Além disso, o chatbot também terá a função de responder perguntas sobre o aplicativo que estamos desenvolvendo, que igualmente atende essas quatro personas — cada uma com objetivos, necessidades e níveis de interação distintos.</w:t>
      </w:r>
      <w:r>
        <w:rPr>
          <w:lang w:val="pt-BR"/>
        </w:rPr>
        <w:t xml:space="preserve"> </w:t>
      </w:r>
      <w:r w:rsidRPr="00DF41B6">
        <w:rPr>
          <w:lang w:val="pt-BR"/>
        </w:rPr>
        <w:t>Por exemplo:</w:t>
      </w:r>
    </w:p>
    <w:p w14:paraId="36588513" w14:textId="77777777" w:rsidR="00DF41B6" w:rsidRPr="00DF41B6" w:rsidRDefault="00DF41B6" w:rsidP="00DF41B6">
      <w:pPr>
        <w:rPr>
          <w:lang w:val="pt-BR"/>
        </w:rPr>
      </w:pPr>
      <w:r w:rsidRPr="00DF41B6">
        <w:rPr>
          <w:lang w:val="pt-BR"/>
        </w:rPr>
        <w:t>Morador/Usuário Final: poderá consultar previsão de tempo restante para carregamento do veículo conforme potência disponível, registrar ciclos de carregamento, visualizar faturamento e tirar dúvidas técnicas.</w:t>
      </w:r>
    </w:p>
    <w:p w14:paraId="7CF60769" w14:textId="77777777" w:rsidR="00DF41B6" w:rsidRPr="00DF41B6" w:rsidRDefault="00DF41B6" w:rsidP="00DF41B6">
      <w:pPr>
        <w:rPr>
          <w:lang w:val="pt-BR"/>
        </w:rPr>
      </w:pPr>
      <w:r w:rsidRPr="00DF41B6">
        <w:rPr>
          <w:lang w:val="pt-BR"/>
        </w:rPr>
        <w:t>Síndico/Administrador: poderá consultar e ajustar potência, controlar gastos, ver previsões de consumo, acompanhar relatórios e obter suporte operacional.</w:t>
      </w:r>
    </w:p>
    <w:p w14:paraId="05873B5D" w14:textId="77777777" w:rsidR="00DF41B6" w:rsidRPr="00DF41B6" w:rsidRDefault="00DF41B6" w:rsidP="00DF41B6">
      <w:pPr>
        <w:rPr>
          <w:lang w:val="pt-BR"/>
        </w:rPr>
      </w:pPr>
      <w:r w:rsidRPr="00DF41B6">
        <w:rPr>
          <w:lang w:val="pt-BR"/>
        </w:rPr>
        <w:t>Operador Comercial: terá acesso a informações de operação, desempenho e suporte aos clientes.</w:t>
      </w:r>
    </w:p>
    <w:p w14:paraId="2FFD07C6" w14:textId="77777777" w:rsidR="00DF41B6" w:rsidRPr="00DF41B6" w:rsidRDefault="00DF41B6" w:rsidP="00DF41B6">
      <w:pPr>
        <w:rPr>
          <w:lang w:val="pt-BR"/>
        </w:rPr>
      </w:pPr>
      <w:r w:rsidRPr="00DF41B6">
        <w:rPr>
          <w:lang w:val="pt-BR"/>
        </w:rPr>
        <w:t>Técnico de Instalação: poderá consultar instruções técnicas, procedimentos, requisitos, troubleshooting e demais informações de instalação e manutenção.</w:t>
      </w:r>
    </w:p>
    <w:p w14:paraId="191FF81F" w14:textId="77777777" w:rsidR="00DF41B6" w:rsidRDefault="00DF41B6" w:rsidP="00DF41B6">
      <w:pPr>
        <w:rPr>
          <w:lang w:val="pt-BR"/>
        </w:rPr>
      </w:pPr>
      <w:r w:rsidRPr="00DF41B6">
        <w:rPr>
          <w:lang w:val="pt-BR"/>
        </w:rPr>
        <w:t>Como o aplicativo ainda está em desenvolvimento, nem todas as informações já estão disponíveis para inserção imediata no chatbot. Entretanto, esse conteúdo será gradualmente incorporado ao contexto RAG conforme as sprints forem entregues. O objetivo final é que o chatbot atenda plenamente todas as personas que irão interagir com o app, facilitando o acesso a dados, o suporte técnico e a geração/envio de relatórios.</w:t>
      </w:r>
    </w:p>
    <w:p w14:paraId="7A7E71C9" w14:textId="77777777" w:rsidR="003C1791" w:rsidRPr="00666E3B" w:rsidRDefault="00000000">
      <w:pPr>
        <w:pStyle w:val="Ttulo1"/>
        <w:rPr>
          <w:lang w:val="pt-BR"/>
        </w:rPr>
      </w:pPr>
      <w:bookmarkStart w:id="2" w:name="_Toc230003204"/>
      <w:r w:rsidRPr="00666E3B">
        <w:rPr>
          <w:color w:val="00538A"/>
          <w:lang w:val="pt-BR"/>
        </w:rPr>
        <w:t>2. Problema Abordado</w:t>
      </w:r>
      <w:bookmarkEnd w:id="2"/>
    </w:p>
    <w:p w14:paraId="5FE01285" w14:textId="77777777" w:rsidR="00805160" w:rsidRDefault="00805160" w:rsidP="00805160">
      <w:pPr>
        <w:rPr>
          <w:lang w:val="pt-BR"/>
        </w:rPr>
      </w:pPr>
      <w:r w:rsidRPr="00805160">
        <w:rPr>
          <w:lang w:val="pt-BR"/>
        </w:rPr>
        <w:t>O crescimento do ecossistema de carregamento veicular GoodWe HCA G2 e a expansão de eletropostos públicos, semipúblicos e condominais criam novos desafios operacionais, financeiros e técnicos. A ausência de informações integradas e de suporte contextualizado para diferentes perfis de usuários gera ineficiências, conflitos de uso, aumento de chamados técnicos e dificuldades de gestão.</w:t>
      </w:r>
      <w:r>
        <w:rPr>
          <w:lang w:val="pt-BR"/>
        </w:rPr>
        <w:t xml:space="preserve"> </w:t>
      </w:r>
      <w:r w:rsidRPr="00805160">
        <w:rPr>
          <w:lang w:val="pt-BR"/>
        </w:rPr>
        <w:t xml:space="preserve">Esses problemas se agravam à medida que o aplicativo — que servirá como painel central para Operadores Comerciais, Síndicos/Administradores, Moradores/Usuários Finais e Técnicos de </w:t>
      </w:r>
      <w:r w:rsidRPr="00805160">
        <w:rPr>
          <w:lang w:val="pt-BR"/>
        </w:rPr>
        <w:lastRenderedPageBreak/>
        <w:t>Instalação — ainda está em desenvolvimento, e portanto os usuários não têm acesso à documentação consolidada ou fluxos de orientação.</w:t>
      </w:r>
      <w:r>
        <w:rPr>
          <w:lang w:val="pt-BR"/>
        </w:rPr>
        <w:t xml:space="preserve"> </w:t>
      </w:r>
    </w:p>
    <w:p w14:paraId="323364BD" w14:textId="77777777" w:rsidR="00805160" w:rsidRDefault="00805160" w:rsidP="00805160">
      <w:pPr>
        <w:rPr>
          <w:lang w:val="pt-BR"/>
        </w:rPr>
      </w:pPr>
    </w:p>
    <w:p w14:paraId="78AC7A21" w14:textId="77777777" w:rsidR="00805160" w:rsidRPr="00805160" w:rsidRDefault="00805160" w:rsidP="00805160">
      <w:pPr>
        <w:rPr>
          <w:b/>
          <w:bCs/>
          <w:lang w:val="pt-BR"/>
        </w:rPr>
      </w:pPr>
      <w:r w:rsidRPr="00805160">
        <w:rPr>
          <w:b/>
          <w:bCs/>
          <w:lang w:val="pt-BR"/>
        </w:rPr>
        <w:t>Principais Problemas Identificados</w:t>
      </w:r>
    </w:p>
    <w:p w14:paraId="0BD62B2B" w14:textId="77777777" w:rsidR="00805160" w:rsidRPr="00805160" w:rsidRDefault="00805160" w:rsidP="00805160">
      <w:pPr>
        <w:rPr>
          <w:lang w:val="pt-BR"/>
        </w:rPr>
      </w:pPr>
    </w:p>
    <w:p w14:paraId="3242C8BE" w14:textId="77777777" w:rsidR="00805160" w:rsidRPr="001C5791" w:rsidRDefault="00805160" w:rsidP="00805160">
      <w:pPr>
        <w:pStyle w:val="PargrafodaLista"/>
        <w:numPr>
          <w:ilvl w:val="0"/>
          <w:numId w:val="10"/>
        </w:numPr>
        <w:ind w:left="900"/>
        <w:rPr>
          <w:b/>
          <w:bCs/>
          <w:lang w:val="pt-BR"/>
        </w:rPr>
      </w:pPr>
      <w:r w:rsidRPr="001C5791">
        <w:rPr>
          <w:b/>
          <w:bCs/>
          <w:lang w:val="pt-BR"/>
        </w:rPr>
        <w:t>Carga operacional e ausência de orquestração inteligente</w:t>
      </w:r>
    </w:p>
    <w:p w14:paraId="471BFCBC" w14:textId="77777777" w:rsidR="00805160" w:rsidRPr="00805160" w:rsidRDefault="00805160" w:rsidP="00805160">
      <w:pPr>
        <w:rPr>
          <w:lang w:val="pt-BR"/>
        </w:rPr>
      </w:pPr>
      <w:r w:rsidRPr="00805160">
        <w:rPr>
          <w:lang w:val="pt-BR"/>
        </w:rPr>
        <w:t>Operadores comerciais precisam gerenciar potência, múltiplos veículos, ciclos de carga, faturamento e status em tempo real sem ferramentas unificadas, aumentando custos e erros.</w:t>
      </w:r>
    </w:p>
    <w:p w14:paraId="17BB9EBA" w14:textId="77777777" w:rsidR="00805160" w:rsidRPr="001C5791" w:rsidRDefault="00805160" w:rsidP="001C5791">
      <w:pPr>
        <w:pStyle w:val="PargrafodaLista"/>
        <w:numPr>
          <w:ilvl w:val="0"/>
          <w:numId w:val="10"/>
        </w:numPr>
        <w:ind w:left="900"/>
        <w:rPr>
          <w:b/>
          <w:bCs/>
          <w:lang w:val="pt-BR"/>
        </w:rPr>
      </w:pPr>
      <w:r w:rsidRPr="001C5791">
        <w:rPr>
          <w:b/>
          <w:bCs/>
          <w:lang w:val="pt-BR"/>
        </w:rPr>
        <w:t>Complexidade na gestão condominial</w:t>
      </w:r>
    </w:p>
    <w:p w14:paraId="13C504AA" w14:textId="77777777" w:rsidR="00805160" w:rsidRPr="00805160" w:rsidRDefault="00805160" w:rsidP="00805160">
      <w:pPr>
        <w:rPr>
          <w:lang w:val="pt-BR"/>
        </w:rPr>
      </w:pPr>
      <w:r w:rsidRPr="00805160">
        <w:rPr>
          <w:lang w:val="pt-BR"/>
        </w:rPr>
        <w:t>Síndicos e administradores não dispõem de sistemas integrados para controlar potência liberada, rateio de energia, limites por unidade, faturamento, previsões de consumo e regras de acesso aos carregadores.</w:t>
      </w:r>
    </w:p>
    <w:p w14:paraId="08509EFD" w14:textId="77777777" w:rsidR="00805160" w:rsidRPr="001C5791" w:rsidRDefault="00805160" w:rsidP="001C5791">
      <w:pPr>
        <w:pStyle w:val="PargrafodaLista"/>
        <w:numPr>
          <w:ilvl w:val="0"/>
          <w:numId w:val="10"/>
        </w:numPr>
        <w:ind w:left="900"/>
        <w:rPr>
          <w:b/>
          <w:bCs/>
          <w:lang w:val="pt-BR"/>
        </w:rPr>
      </w:pPr>
      <w:r w:rsidRPr="001C5791">
        <w:rPr>
          <w:b/>
          <w:bCs/>
          <w:lang w:val="pt-BR"/>
        </w:rPr>
        <w:t>Falta de autonomia do usuário final</w:t>
      </w:r>
    </w:p>
    <w:p w14:paraId="17F0105A" w14:textId="77777777" w:rsidR="00805160" w:rsidRPr="00805160" w:rsidRDefault="00805160" w:rsidP="00805160">
      <w:pPr>
        <w:rPr>
          <w:lang w:val="pt-BR"/>
        </w:rPr>
      </w:pPr>
      <w:r w:rsidRPr="00805160">
        <w:rPr>
          <w:lang w:val="pt-BR"/>
        </w:rPr>
        <w:t>Moradores não conseguem prever tempo de carregamento com base na potência disponível, consultar histórico de ciclos, entender modos de carga ou acessar informações sobre consumo e custos.</w:t>
      </w:r>
    </w:p>
    <w:p w14:paraId="6FB00843" w14:textId="77777777" w:rsidR="00805160" w:rsidRPr="001C5791" w:rsidRDefault="00805160" w:rsidP="001C5791">
      <w:pPr>
        <w:pStyle w:val="PargrafodaLista"/>
        <w:numPr>
          <w:ilvl w:val="0"/>
          <w:numId w:val="10"/>
        </w:numPr>
        <w:ind w:left="900"/>
        <w:rPr>
          <w:b/>
          <w:bCs/>
          <w:lang w:val="pt-BR"/>
        </w:rPr>
      </w:pPr>
      <w:r w:rsidRPr="001C5791">
        <w:rPr>
          <w:b/>
          <w:bCs/>
          <w:lang w:val="pt-BR"/>
        </w:rPr>
        <w:t>Suporte técnico fragmentado</w:t>
      </w:r>
    </w:p>
    <w:p w14:paraId="4F39DBB0" w14:textId="77777777" w:rsidR="00805160" w:rsidRDefault="00805160" w:rsidP="00805160">
      <w:pPr>
        <w:rPr>
          <w:lang w:val="pt-BR"/>
        </w:rPr>
      </w:pPr>
      <w:r w:rsidRPr="00805160">
        <w:rPr>
          <w:lang w:val="pt-BR"/>
        </w:rPr>
        <w:t>Técnicos e usuários finais não têm acesso imediato às informações do equipamento GoodWe HCA G2, gerando dúvidas recorrentes, erros operacionais e chamados de suporte evitáveis.</w:t>
      </w:r>
    </w:p>
    <w:p w14:paraId="79ADD7C2" w14:textId="77777777" w:rsidR="00772922" w:rsidRPr="00772922" w:rsidRDefault="00000000" w:rsidP="00772922">
      <w:pPr>
        <w:pStyle w:val="Ttulo1"/>
        <w:rPr>
          <w:color w:val="00538A"/>
          <w:lang w:val="pt-BR"/>
        </w:rPr>
      </w:pPr>
      <w:bookmarkStart w:id="3" w:name="_Toc230003205"/>
      <w:r w:rsidRPr="00666E3B">
        <w:rPr>
          <w:color w:val="00538A"/>
          <w:lang w:val="pt-BR"/>
        </w:rPr>
        <w:t xml:space="preserve">3. </w:t>
      </w:r>
      <w:r w:rsidR="00772922" w:rsidRPr="00772922">
        <w:rPr>
          <w:color w:val="00538A"/>
          <w:lang w:val="pt-BR"/>
        </w:rPr>
        <w:t>Proposta – Chatbot Inteligente com RAG</w:t>
      </w:r>
      <w:bookmarkEnd w:id="3"/>
    </w:p>
    <w:p w14:paraId="1D3B321A" w14:textId="77777777" w:rsidR="00772922" w:rsidRPr="00772922" w:rsidRDefault="00772922" w:rsidP="00772922">
      <w:pPr>
        <w:rPr>
          <w:lang w:val="pt-BR"/>
        </w:rPr>
      </w:pPr>
      <w:r w:rsidRPr="00772922">
        <w:rPr>
          <w:lang w:val="pt-BR"/>
        </w:rPr>
        <w:t>A solução proposta é um chatbot robusto baseado em RAG (Retrieval</w:t>
      </w:r>
      <w:r w:rsidRPr="00772922">
        <w:rPr>
          <w:lang w:val="pt-BR"/>
        </w:rPr>
        <w:noBreakHyphen/>
        <w:t>Augmented Generation), capaz de acessar em tempo real:</w:t>
      </w:r>
    </w:p>
    <w:p w14:paraId="02FDD668" w14:textId="77777777" w:rsidR="00772922" w:rsidRPr="00772922" w:rsidRDefault="00772922" w:rsidP="00772922">
      <w:pPr>
        <w:rPr>
          <w:lang w:val="pt-BR"/>
        </w:rPr>
      </w:pPr>
      <w:r w:rsidRPr="00772922">
        <w:rPr>
          <w:lang w:val="pt-BR"/>
        </w:rPr>
        <w:t>Documentação técnica do GoodWe HCA G2</w:t>
      </w:r>
    </w:p>
    <w:p w14:paraId="5F1707C8" w14:textId="77777777" w:rsidR="00772922" w:rsidRPr="00772922" w:rsidRDefault="00772922" w:rsidP="00772922">
      <w:pPr>
        <w:rPr>
          <w:lang w:val="pt-BR"/>
        </w:rPr>
      </w:pPr>
      <w:r w:rsidRPr="00772922">
        <w:rPr>
          <w:lang w:val="pt-BR"/>
        </w:rPr>
        <w:t>Histórico operacional de carregadores</w:t>
      </w:r>
    </w:p>
    <w:p w14:paraId="11925FC0" w14:textId="77777777" w:rsidR="00772922" w:rsidRPr="00772922" w:rsidRDefault="00772922" w:rsidP="00772922">
      <w:pPr>
        <w:rPr>
          <w:lang w:val="pt-BR"/>
        </w:rPr>
      </w:pPr>
      <w:r w:rsidRPr="00772922">
        <w:rPr>
          <w:lang w:val="pt-BR"/>
        </w:rPr>
        <w:t>Dados do condomínio ou do eletroposto</w:t>
      </w:r>
    </w:p>
    <w:p w14:paraId="376FF5EF" w14:textId="77777777" w:rsidR="00772922" w:rsidRPr="00772922" w:rsidRDefault="00772922" w:rsidP="00772922">
      <w:pPr>
        <w:rPr>
          <w:lang w:val="pt-BR"/>
        </w:rPr>
      </w:pPr>
      <w:r w:rsidRPr="00772922">
        <w:rPr>
          <w:lang w:val="pt-BR"/>
        </w:rPr>
        <w:t>Histórico do usuário</w:t>
      </w:r>
    </w:p>
    <w:p w14:paraId="5D3A999B" w14:textId="77777777" w:rsidR="00772922" w:rsidRPr="00772922" w:rsidRDefault="00772922" w:rsidP="00772922">
      <w:pPr>
        <w:rPr>
          <w:lang w:val="pt-BR"/>
        </w:rPr>
      </w:pPr>
      <w:r w:rsidRPr="00772922">
        <w:rPr>
          <w:lang w:val="pt-BR"/>
        </w:rPr>
        <w:t>Regras e funcionalidades do aplicativo em desenvolvimento</w:t>
      </w:r>
    </w:p>
    <w:p w14:paraId="2C23A999" w14:textId="77777777" w:rsidR="00772922" w:rsidRPr="00772922" w:rsidRDefault="00772922" w:rsidP="00772922">
      <w:pPr>
        <w:rPr>
          <w:lang w:val="pt-BR"/>
        </w:rPr>
      </w:pPr>
      <w:r w:rsidRPr="00772922">
        <w:rPr>
          <w:lang w:val="pt-BR"/>
        </w:rPr>
        <w:t>Logs de uso, faturamento e suportes anteriores</w:t>
      </w:r>
    </w:p>
    <w:p w14:paraId="6F2E27B3" w14:textId="77777777" w:rsidR="00772922" w:rsidRPr="00772922" w:rsidRDefault="00772922" w:rsidP="00772922">
      <w:pPr>
        <w:rPr>
          <w:lang w:val="pt-BR"/>
        </w:rPr>
      </w:pPr>
      <w:r w:rsidRPr="00772922">
        <w:rPr>
          <w:lang w:val="pt-BR"/>
        </w:rPr>
        <w:lastRenderedPageBreak/>
        <w:t>Com esse conjunto integrado de informações, o chatbot passa a atuar como um ponto único de suporte, orientação e tomada de decisão para todas as personas envolvidas no ecossistema.</w:t>
      </w:r>
    </w:p>
    <w:p w14:paraId="58B5E50D" w14:textId="77777777" w:rsidR="00772922" w:rsidRPr="00772922" w:rsidRDefault="00772922" w:rsidP="00772922">
      <w:pPr>
        <w:rPr>
          <w:lang w:val="pt-BR"/>
        </w:rPr>
      </w:pPr>
    </w:p>
    <w:p w14:paraId="55211AA2" w14:textId="77777777" w:rsidR="00772922" w:rsidRPr="00772922" w:rsidRDefault="00772922" w:rsidP="00772922">
      <w:pPr>
        <w:rPr>
          <w:b/>
          <w:bCs/>
          <w:lang w:val="pt-BR"/>
        </w:rPr>
      </w:pPr>
      <w:r w:rsidRPr="00772922">
        <w:rPr>
          <w:b/>
          <w:bCs/>
          <w:lang w:val="pt-BR"/>
        </w:rPr>
        <w:t>Como o chatbot resolve a jornada de cada persona</w:t>
      </w:r>
    </w:p>
    <w:p w14:paraId="72079CCE" w14:textId="77777777" w:rsidR="00772922" w:rsidRPr="00772922" w:rsidRDefault="00772922" w:rsidP="00772922">
      <w:pPr>
        <w:rPr>
          <w:b/>
          <w:bCs/>
          <w:lang w:val="pt-BR"/>
        </w:rPr>
      </w:pPr>
      <w:r w:rsidRPr="00772922">
        <w:rPr>
          <w:b/>
          <w:bCs/>
          <w:lang w:val="pt-BR"/>
        </w:rPr>
        <w:t>1. Operador Comercial</w:t>
      </w:r>
    </w:p>
    <w:p w14:paraId="29177084" w14:textId="77777777" w:rsidR="00772922" w:rsidRPr="00772922" w:rsidRDefault="00772922" w:rsidP="00772922">
      <w:pPr>
        <w:rPr>
          <w:lang w:val="pt-BR"/>
        </w:rPr>
      </w:pPr>
      <w:r w:rsidRPr="00772922">
        <w:rPr>
          <w:lang w:val="pt-BR"/>
        </w:rPr>
        <w:t>O chatbot responde com foco em operação, faturamento</w:t>
      </w:r>
      <w:r>
        <w:rPr>
          <w:lang w:val="pt-BR"/>
        </w:rPr>
        <w:t xml:space="preserve"> e </w:t>
      </w:r>
      <w:r w:rsidRPr="00772922">
        <w:rPr>
          <w:lang w:val="pt-BR"/>
        </w:rPr>
        <w:t>infraestrutura pública/semipública</w:t>
      </w:r>
      <w:r>
        <w:rPr>
          <w:lang w:val="pt-BR"/>
        </w:rPr>
        <w:t xml:space="preserve">, o Chatbot irá atuar como uma </w:t>
      </w:r>
      <w:r w:rsidRPr="00772922">
        <w:rPr>
          <w:lang w:val="pt-BR"/>
        </w:rPr>
        <w:t>central inteligente, respondendo questões sobre:</w:t>
      </w:r>
    </w:p>
    <w:p w14:paraId="03443E2A" w14:textId="77777777" w:rsidR="00772922" w:rsidRPr="00772922" w:rsidRDefault="00772922" w:rsidP="00772922">
      <w:pPr>
        <w:pStyle w:val="PargrafodaLista"/>
        <w:numPr>
          <w:ilvl w:val="0"/>
          <w:numId w:val="16"/>
        </w:numPr>
        <w:rPr>
          <w:lang w:val="pt-BR"/>
        </w:rPr>
      </w:pPr>
      <w:r w:rsidRPr="00772922">
        <w:rPr>
          <w:lang w:val="pt-BR"/>
        </w:rPr>
        <w:t>Configuração OCPP (parâmetros, eventos, telemetria, smart charging)</w:t>
      </w:r>
    </w:p>
    <w:p w14:paraId="6C118C4D" w14:textId="77777777" w:rsidR="00772922" w:rsidRPr="00772922" w:rsidRDefault="00772922" w:rsidP="00772922">
      <w:pPr>
        <w:pStyle w:val="PargrafodaLista"/>
        <w:numPr>
          <w:ilvl w:val="0"/>
          <w:numId w:val="16"/>
        </w:numPr>
        <w:rPr>
          <w:lang w:val="pt-BR"/>
        </w:rPr>
      </w:pPr>
      <w:r w:rsidRPr="00772922">
        <w:rPr>
          <w:lang w:val="pt-BR"/>
        </w:rPr>
        <w:t>Gestão de sessões (início, fim, logs, eventos de falha)</w:t>
      </w:r>
    </w:p>
    <w:p w14:paraId="784044E8" w14:textId="77777777" w:rsidR="00772922" w:rsidRPr="00772922" w:rsidRDefault="00772922" w:rsidP="00772922">
      <w:pPr>
        <w:pStyle w:val="PargrafodaLista"/>
        <w:numPr>
          <w:ilvl w:val="0"/>
          <w:numId w:val="16"/>
        </w:numPr>
        <w:rPr>
          <w:lang w:val="pt-BR"/>
        </w:rPr>
      </w:pPr>
      <w:r w:rsidRPr="00772922">
        <w:rPr>
          <w:lang w:val="pt-BR"/>
        </w:rPr>
        <w:t>Consulta de faturamento, reconciliação e auditoria de transações</w:t>
      </w:r>
    </w:p>
    <w:p w14:paraId="54A06E71" w14:textId="77777777" w:rsidR="00772922" w:rsidRPr="00772922" w:rsidRDefault="00772922" w:rsidP="00772922">
      <w:pPr>
        <w:pStyle w:val="PargrafodaLista"/>
        <w:numPr>
          <w:ilvl w:val="0"/>
          <w:numId w:val="16"/>
        </w:numPr>
        <w:rPr>
          <w:lang w:val="pt-BR"/>
        </w:rPr>
      </w:pPr>
      <w:r w:rsidRPr="00772922">
        <w:rPr>
          <w:lang w:val="pt-BR"/>
        </w:rPr>
        <w:t>Monitoramento de potência e disponibilidade entre múltiplos carregadores</w:t>
      </w:r>
    </w:p>
    <w:p w14:paraId="29B9D020" w14:textId="77777777" w:rsidR="00772922" w:rsidRDefault="00772922" w:rsidP="00772922">
      <w:pPr>
        <w:pStyle w:val="PargrafodaLista"/>
        <w:numPr>
          <w:ilvl w:val="0"/>
          <w:numId w:val="16"/>
        </w:numPr>
        <w:rPr>
          <w:lang w:val="pt-BR"/>
        </w:rPr>
      </w:pPr>
      <w:r w:rsidRPr="00772922">
        <w:rPr>
          <w:lang w:val="pt-BR"/>
        </w:rPr>
        <w:t>Suporte contextualizado baseado no histórico completo do eletroposto</w:t>
      </w:r>
    </w:p>
    <w:p w14:paraId="587224C1" w14:textId="77777777" w:rsidR="003F0467" w:rsidRDefault="003F0467" w:rsidP="003F0467">
      <w:pPr>
        <w:rPr>
          <w:lang w:val="pt-BR"/>
        </w:rPr>
      </w:pPr>
    </w:p>
    <w:p w14:paraId="2DF8E4BE" w14:textId="77777777" w:rsidR="003F0467" w:rsidRPr="003F0467" w:rsidRDefault="003F0467" w:rsidP="003F0467">
      <w:pPr>
        <w:rPr>
          <w:b/>
          <w:bCs/>
          <w:lang w:val="pt-BR"/>
        </w:rPr>
      </w:pPr>
      <w:r w:rsidRPr="003F0467">
        <w:rPr>
          <w:b/>
          <w:bCs/>
          <w:lang w:val="pt-BR"/>
        </w:rPr>
        <w:t>Benefícios operacionais</w:t>
      </w:r>
    </w:p>
    <w:p w14:paraId="406C24B1" w14:textId="77777777" w:rsidR="003F0467" w:rsidRPr="003F0467" w:rsidRDefault="003F0467" w:rsidP="003F0467">
      <w:pPr>
        <w:pStyle w:val="PargrafodaLista"/>
        <w:numPr>
          <w:ilvl w:val="0"/>
          <w:numId w:val="19"/>
        </w:numPr>
        <w:rPr>
          <w:lang w:val="pt-BR"/>
        </w:rPr>
      </w:pPr>
      <w:r w:rsidRPr="003F0467">
        <w:rPr>
          <w:lang w:val="pt-BR"/>
        </w:rPr>
        <w:t>Redução drástica de carga operacional (menos tickets &amp; menos intervenções manuais)</w:t>
      </w:r>
    </w:p>
    <w:p w14:paraId="0FC861B6" w14:textId="77777777" w:rsidR="003F0467" w:rsidRPr="003F0467" w:rsidRDefault="003F0467" w:rsidP="003F0467">
      <w:pPr>
        <w:pStyle w:val="PargrafodaLista"/>
        <w:numPr>
          <w:ilvl w:val="0"/>
          <w:numId w:val="19"/>
        </w:numPr>
        <w:rPr>
          <w:lang w:val="pt-BR"/>
        </w:rPr>
      </w:pPr>
      <w:r w:rsidRPr="003F0467">
        <w:rPr>
          <w:lang w:val="pt-BR"/>
        </w:rPr>
        <w:t>Visibilidade completa da operação em tempo real</w:t>
      </w:r>
    </w:p>
    <w:p w14:paraId="15593A91" w14:textId="77777777" w:rsidR="003F0467" w:rsidRPr="003F0467" w:rsidRDefault="003F0467" w:rsidP="003F0467">
      <w:pPr>
        <w:pStyle w:val="PargrafodaLista"/>
        <w:numPr>
          <w:ilvl w:val="0"/>
          <w:numId w:val="19"/>
        </w:numPr>
        <w:rPr>
          <w:lang w:val="pt-BR"/>
        </w:rPr>
      </w:pPr>
      <w:r w:rsidRPr="003F0467">
        <w:rPr>
          <w:lang w:val="pt-BR"/>
        </w:rPr>
        <w:t>Mais eficiência no faturamento e reconciliação</w:t>
      </w:r>
    </w:p>
    <w:p w14:paraId="1B28900A" w14:textId="77777777" w:rsidR="003F0467" w:rsidRPr="003F0467" w:rsidRDefault="003F0467" w:rsidP="003F0467">
      <w:pPr>
        <w:pStyle w:val="PargrafodaLista"/>
        <w:numPr>
          <w:ilvl w:val="0"/>
          <w:numId w:val="19"/>
        </w:numPr>
        <w:rPr>
          <w:lang w:val="pt-BR"/>
        </w:rPr>
      </w:pPr>
      <w:r w:rsidRPr="003F0467">
        <w:rPr>
          <w:lang w:val="pt-BR"/>
        </w:rPr>
        <w:t>Aceleração de processos de auditoria e compliance</w:t>
      </w:r>
    </w:p>
    <w:p w14:paraId="7E2A8E6B" w14:textId="77777777" w:rsidR="003F0467" w:rsidRPr="003F0467" w:rsidRDefault="003F0467" w:rsidP="003F0467">
      <w:pPr>
        <w:pStyle w:val="PargrafodaLista"/>
        <w:numPr>
          <w:ilvl w:val="0"/>
          <w:numId w:val="19"/>
        </w:numPr>
        <w:rPr>
          <w:lang w:val="pt-BR"/>
        </w:rPr>
      </w:pPr>
      <w:r w:rsidRPr="003F0467">
        <w:rPr>
          <w:lang w:val="pt-BR"/>
        </w:rPr>
        <w:t>Operação mais previsível graças ao suporte inteligente</w:t>
      </w:r>
    </w:p>
    <w:p w14:paraId="41A6A751" w14:textId="77777777" w:rsidR="003F0467" w:rsidRPr="003F0467" w:rsidRDefault="003F0467" w:rsidP="003F0467">
      <w:pPr>
        <w:pStyle w:val="PargrafodaLista"/>
        <w:numPr>
          <w:ilvl w:val="0"/>
          <w:numId w:val="19"/>
        </w:numPr>
        <w:rPr>
          <w:lang w:val="pt-BR"/>
        </w:rPr>
      </w:pPr>
      <w:r w:rsidRPr="003F0467">
        <w:rPr>
          <w:lang w:val="pt-BR"/>
        </w:rPr>
        <w:t>Ganho de produtividade para equipes técnicas e comerciais</w:t>
      </w:r>
    </w:p>
    <w:p w14:paraId="316D9F6D" w14:textId="77777777" w:rsidR="003F0467" w:rsidRPr="003F0467" w:rsidRDefault="003F0467" w:rsidP="003F0467">
      <w:pPr>
        <w:pStyle w:val="PargrafodaLista"/>
        <w:numPr>
          <w:ilvl w:val="0"/>
          <w:numId w:val="19"/>
        </w:numPr>
        <w:rPr>
          <w:lang w:val="pt-BR"/>
        </w:rPr>
      </w:pPr>
      <w:r w:rsidRPr="003F0467">
        <w:rPr>
          <w:lang w:val="pt-BR"/>
        </w:rPr>
        <w:t>Aumento da confiabilidade na infraestrutura</w:t>
      </w:r>
    </w:p>
    <w:p w14:paraId="5589D9A2" w14:textId="77777777" w:rsidR="003F0467" w:rsidRPr="003F0467" w:rsidRDefault="003F0467" w:rsidP="003F0467">
      <w:pPr>
        <w:pStyle w:val="PargrafodaLista"/>
        <w:numPr>
          <w:ilvl w:val="0"/>
          <w:numId w:val="19"/>
        </w:numPr>
        <w:rPr>
          <w:lang w:val="pt-BR"/>
        </w:rPr>
      </w:pPr>
      <w:r w:rsidRPr="003F0467">
        <w:rPr>
          <w:lang w:val="pt-BR"/>
        </w:rPr>
        <w:t>Comunicação e resposta mais ágeis com parceiros e clientes B2B e B2C</w:t>
      </w:r>
    </w:p>
    <w:p w14:paraId="246F0F2B" w14:textId="77777777" w:rsidR="003F0467" w:rsidRPr="003F0467" w:rsidRDefault="003F0467" w:rsidP="003F0467">
      <w:pPr>
        <w:pStyle w:val="PargrafodaLista"/>
        <w:numPr>
          <w:ilvl w:val="0"/>
          <w:numId w:val="19"/>
        </w:numPr>
        <w:rPr>
          <w:lang w:val="pt-BR"/>
        </w:rPr>
      </w:pPr>
      <w:r w:rsidRPr="003F0467">
        <w:rPr>
          <w:lang w:val="pt-BR"/>
        </w:rPr>
        <w:t>Suporte à expansão e integração com novos parceiros</w:t>
      </w:r>
    </w:p>
    <w:p w14:paraId="53A5AD00" w14:textId="77777777" w:rsidR="003F0467" w:rsidRPr="003F0467" w:rsidRDefault="003F0467" w:rsidP="003F0467">
      <w:pPr>
        <w:pStyle w:val="PargrafodaLista"/>
        <w:numPr>
          <w:ilvl w:val="0"/>
          <w:numId w:val="19"/>
        </w:numPr>
        <w:rPr>
          <w:lang w:val="pt-BR"/>
        </w:rPr>
      </w:pPr>
      <w:r w:rsidRPr="003F0467">
        <w:rPr>
          <w:lang w:val="pt-BR"/>
        </w:rPr>
        <w:t>Escalabilidade sem aumento proporcional de equipe</w:t>
      </w:r>
    </w:p>
    <w:p w14:paraId="15EAC4AD" w14:textId="77777777" w:rsidR="003F0467" w:rsidRPr="00772922" w:rsidRDefault="003F0467" w:rsidP="003F0467">
      <w:pPr>
        <w:pStyle w:val="PargrafodaLista"/>
        <w:ind w:left="1429" w:firstLine="0"/>
        <w:rPr>
          <w:lang w:val="pt-BR"/>
        </w:rPr>
      </w:pPr>
    </w:p>
    <w:p w14:paraId="6A87D4FF" w14:textId="77777777" w:rsidR="00772922" w:rsidRPr="00772922" w:rsidRDefault="00772922" w:rsidP="00772922">
      <w:pPr>
        <w:rPr>
          <w:lang w:val="pt-BR"/>
        </w:rPr>
      </w:pPr>
    </w:p>
    <w:p w14:paraId="780324A8" w14:textId="77777777" w:rsidR="00772922" w:rsidRPr="00772922" w:rsidRDefault="00772922" w:rsidP="00772922">
      <w:pPr>
        <w:rPr>
          <w:b/>
          <w:bCs/>
          <w:lang w:val="pt-BR"/>
        </w:rPr>
      </w:pPr>
      <w:r w:rsidRPr="00772922">
        <w:rPr>
          <w:b/>
          <w:bCs/>
          <w:lang w:val="pt-BR"/>
        </w:rPr>
        <w:t>2. Síndico / Administrador</w:t>
      </w:r>
    </w:p>
    <w:p w14:paraId="2BA2420F" w14:textId="77777777" w:rsidR="00772922" w:rsidRPr="00772922" w:rsidRDefault="00772922" w:rsidP="00772922">
      <w:pPr>
        <w:rPr>
          <w:lang w:val="pt-BR"/>
        </w:rPr>
      </w:pPr>
      <w:r w:rsidRPr="00772922">
        <w:rPr>
          <w:lang w:val="pt-BR"/>
        </w:rPr>
        <w:t>O chatbot trata as necessidades de gestão condominial com foco em controle, custos e governança:</w:t>
      </w:r>
    </w:p>
    <w:p w14:paraId="0ACD0B33" w14:textId="77777777" w:rsidR="00772922" w:rsidRPr="000C09FA" w:rsidRDefault="00772922" w:rsidP="000C09FA">
      <w:pPr>
        <w:pStyle w:val="PargrafodaLista"/>
        <w:numPr>
          <w:ilvl w:val="0"/>
          <w:numId w:val="17"/>
        </w:numPr>
        <w:rPr>
          <w:lang w:val="pt-BR"/>
        </w:rPr>
      </w:pPr>
      <w:r w:rsidRPr="000C09FA">
        <w:rPr>
          <w:lang w:val="pt-BR"/>
        </w:rPr>
        <w:lastRenderedPageBreak/>
        <w:t xml:space="preserve">Controle de acesso dos </w:t>
      </w:r>
      <w:r w:rsidR="000C09FA" w:rsidRPr="000C09FA">
        <w:rPr>
          <w:lang w:val="pt-BR"/>
        </w:rPr>
        <w:t xml:space="preserve">usuários, </w:t>
      </w:r>
      <w:r w:rsidRPr="000C09FA">
        <w:rPr>
          <w:lang w:val="pt-BR"/>
        </w:rPr>
        <w:t>dispositivos</w:t>
      </w:r>
      <w:r w:rsidR="000C09FA" w:rsidRPr="000C09FA">
        <w:rPr>
          <w:lang w:val="pt-BR"/>
        </w:rPr>
        <w:t xml:space="preserve"> e do acesso às vagas</w:t>
      </w:r>
    </w:p>
    <w:p w14:paraId="77335D85" w14:textId="77777777" w:rsidR="000C09FA" w:rsidRPr="000C09FA" w:rsidRDefault="00772922" w:rsidP="000C09FA">
      <w:pPr>
        <w:pStyle w:val="PargrafodaLista"/>
        <w:numPr>
          <w:ilvl w:val="0"/>
          <w:numId w:val="17"/>
        </w:numPr>
        <w:rPr>
          <w:lang w:val="pt-BR"/>
        </w:rPr>
      </w:pPr>
      <w:r w:rsidRPr="000C09FA">
        <w:rPr>
          <w:lang w:val="pt-BR"/>
        </w:rPr>
        <w:t>Calibração de potência por unidade</w:t>
      </w:r>
      <w:r w:rsidR="000C09FA" w:rsidRPr="000C09FA">
        <w:rPr>
          <w:lang w:val="pt-BR"/>
        </w:rPr>
        <w:t xml:space="preserve"> (Definição de limites por unidade, como: potência, kWh, janelas de uso)</w:t>
      </w:r>
    </w:p>
    <w:p w14:paraId="0897A7CA" w14:textId="77777777" w:rsidR="00772922" w:rsidRPr="000C09FA" w:rsidRDefault="00772922" w:rsidP="000C09FA">
      <w:pPr>
        <w:pStyle w:val="PargrafodaLista"/>
        <w:numPr>
          <w:ilvl w:val="0"/>
          <w:numId w:val="17"/>
        </w:numPr>
        <w:rPr>
          <w:lang w:val="pt-BR"/>
        </w:rPr>
      </w:pPr>
      <w:r w:rsidRPr="000C09FA">
        <w:rPr>
          <w:lang w:val="pt-BR"/>
        </w:rPr>
        <w:t>Rateio de energia por unidade, consumo ou regras internas</w:t>
      </w:r>
    </w:p>
    <w:p w14:paraId="3D0C9639" w14:textId="77777777" w:rsidR="00772922" w:rsidRPr="000C09FA" w:rsidRDefault="00772922" w:rsidP="000C09FA">
      <w:pPr>
        <w:pStyle w:val="PargrafodaLista"/>
        <w:numPr>
          <w:ilvl w:val="0"/>
          <w:numId w:val="17"/>
        </w:numPr>
        <w:rPr>
          <w:lang w:val="pt-BR"/>
        </w:rPr>
      </w:pPr>
      <w:r w:rsidRPr="000C09FA">
        <w:rPr>
          <w:lang w:val="pt-BR"/>
        </w:rPr>
        <w:t>Acesso ao faturamento consolidado, relatórios e projeções</w:t>
      </w:r>
    </w:p>
    <w:p w14:paraId="26EBD822" w14:textId="77777777" w:rsidR="00772922" w:rsidRPr="000C09FA" w:rsidRDefault="00772922" w:rsidP="000C09FA">
      <w:pPr>
        <w:pStyle w:val="PargrafodaLista"/>
        <w:numPr>
          <w:ilvl w:val="0"/>
          <w:numId w:val="17"/>
        </w:numPr>
        <w:rPr>
          <w:lang w:val="pt-BR"/>
        </w:rPr>
      </w:pPr>
      <w:r w:rsidRPr="000C09FA">
        <w:rPr>
          <w:lang w:val="pt-BR"/>
        </w:rPr>
        <w:t>Acompanhamento de consumo e previsões, facilitando planejamento</w:t>
      </w:r>
    </w:p>
    <w:p w14:paraId="40CF5882" w14:textId="77777777" w:rsidR="00772922" w:rsidRPr="000C09FA" w:rsidRDefault="00772922" w:rsidP="000C09FA">
      <w:pPr>
        <w:pStyle w:val="PargrafodaLista"/>
        <w:numPr>
          <w:ilvl w:val="0"/>
          <w:numId w:val="17"/>
        </w:numPr>
        <w:rPr>
          <w:lang w:val="pt-BR"/>
        </w:rPr>
      </w:pPr>
      <w:r w:rsidRPr="000C09FA">
        <w:rPr>
          <w:lang w:val="pt-BR"/>
        </w:rPr>
        <w:t xml:space="preserve">Suporte operacional </w:t>
      </w:r>
      <w:r w:rsidR="000C09FA" w:rsidRPr="000C09FA">
        <w:rPr>
          <w:lang w:val="pt-BR"/>
        </w:rPr>
        <w:t xml:space="preserve">e dúvidas sobre regras do app </w:t>
      </w:r>
      <w:r w:rsidRPr="000C09FA">
        <w:rPr>
          <w:lang w:val="pt-BR"/>
        </w:rPr>
        <w:t>utilizando histórico do condomínio, dispositivos e usuários</w:t>
      </w:r>
    </w:p>
    <w:p w14:paraId="6D8349FE" w14:textId="77777777" w:rsidR="003F0467" w:rsidRDefault="003F0467" w:rsidP="003F0467">
      <w:pPr>
        <w:pStyle w:val="PargrafodaLista"/>
        <w:ind w:left="1429" w:firstLine="0"/>
        <w:rPr>
          <w:b/>
          <w:bCs/>
          <w:lang w:val="pt-BR"/>
        </w:rPr>
      </w:pPr>
    </w:p>
    <w:p w14:paraId="60BA7C26" w14:textId="77777777" w:rsidR="003F0467" w:rsidRDefault="003F0467" w:rsidP="003F0467">
      <w:pPr>
        <w:pStyle w:val="PargrafodaLista"/>
        <w:ind w:left="1429" w:firstLine="0"/>
        <w:rPr>
          <w:b/>
          <w:bCs/>
          <w:lang w:val="pt-BR"/>
        </w:rPr>
      </w:pPr>
      <w:r w:rsidRPr="003F0467">
        <w:rPr>
          <w:b/>
          <w:bCs/>
          <w:lang w:val="pt-BR"/>
        </w:rPr>
        <w:t>Benefícios operacionais</w:t>
      </w:r>
    </w:p>
    <w:p w14:paraId="6D39A6C7" w14:textId="77777777" w:rsidR="000C6B14" w:rsidRPr="000C6B14" w:rsidRDefault="000C6B14" w:rsidP="000C6B14">
      <w:pPr>
        <w:pStyle w:val="PargrafodaLista"/>
        <w:numPr>
          <w:ilvl w:val="0"/>
          <w:numId w:val="17"/>
        </w:numPr>
        <w:rPr>
          <w:lang w:val="pt-BR"/>
        </w:rPr>
      </w:pPr>
      <w:r w:rsidRPr="000C6B14">
        <w:rPr>
          <w:lang w:val="pt-BR"/>
        </w:rPr>
        <w:t>Redução imediata de conflitos entre moradores</w:t>
      </w:r>
    </w:p>
    <w:p w14:paraId="57C00C7D" w14:textId="77777777" w:rsidR="000C6B14" w:rsidRPr="000C6B14" w:rsidRDefault="000C6B14" w:rsidP="000C6B14">
      <w:pPr>
        <w:pStyle w:val="PargrafodaLista"/>
        <w:numPr>
          <w:ilvl w:val="0"/>
          <w:numId w:val="17"/>
        </w:numPr>
        <w:rPr>
          <w:lang w:val="pt-BR"/>
        </w:rPr>
      </w:pPr>
      <w:r w:rsidRPr="000C6B14">
        <w:rPr>
          <w:lang w:val="pt-BR"/>
        </w:rPr>
        <w:t>Governança energética centralizada e rastreável</w:t>
      </w:r>
    </w:p>
    <w:p w14:paraId="7DABFC56" w14:textId="77777777" w:rsidR="000C09FA" w:rsidRPr="000C6B14" w:rsidRDefault="000C09FA" w:rsidP="000C6B14">
      <w:pPr>
        <w:pStyle w:val="PargrafodaLista"/>
        <w:numPr>
          <w:ilvl w:val="0"/>
          <w:numId w:val="17"/>
        </w:numPr>
        <w:rPr>
          <w:lang w:val="pt-BR"/>
        </w:rPr>
      </w:pPr>
      <w:r w:rsidRPr="000C6B14">
        <w:rPr>
          <w:lang w:val="pt-BR"/>
        </w:rPr>
        <w:t xml:space="preserve">O intuito é </w:t>
      </w:r>
      <w:r w:rsidR="00DB2769" w:rsidRPr="000C6B14">
        <w:rPr>
          <w:lang w:val="pt-BR"/>
        </w:rPr>
        <w:t>e</w:t>
      </w:r>
      <w:r w:rsidRPr="000C6B14">
        <w:rPr>
          <w:lang w:val="pt-BR"/>
        </w:rPr>
        <w:t>limina</w:t>
      </w:r>
      <w:r w:rsidR="00DB2769" w:rsidRPr="000C6B14">
        <w:rPr>
          <w:lang w:val="pt-BR"/>
        </w:rPr>
        <w:t>r</w:t>
      </w:r>
      <w:r w:rsidRPr="000C6B14">
        <w:rPr>
          <w:lang w:val="pt-BR"/>
        </w:rPr>
        <w:t xml:space="preserve"> conflitos entre moradores e centraliza gestão energética.</w:t>
      </w:r>
    </w:p>
    <w:p w14:paraId="49FC62C8" w14:textId="77777777" w:rsidR="000C6B14" w:rsidRPr="000C6B14" w:rsidRDefault="000C6B14" w:rsidP="000C6B14">
      <w:pPr>
        <w:pStyle w:val="PargrafodaLista"/>
        <w:numPr>
          <w:ilvl w:val="0"/>
          <w:numId w:val="17"/>
        </w:numPr>
        <w:rPr>
          <w:lang w:val="pt-BR"/>
        </w:rPr>
      </w:pPr>
      <w:r w:rsidRPr="000C6B14">
        <w:rPr>
          <w:lang w:val="pt-BR"/>
        </w:rPr>
        <w:t>Automação de atendimento e redução de demandas ao síndico</w:t>
      </w:r>
    </w:p>
    <w:p w14:paraId="72667017" w14:textId="77777777" w:rsidR="000C6B14" w:rsidRPr="000C6B14" w:rsidRDefault="000C6B14" w:rsidP="000C6B14">
      <w:pPr>
        <w:pStyle w:val="PargrafodaLista"/>
        <w:numPr>
          <w:ilvl w:val="0"/>
          <w:numId w:val="17"/>
        </w:numPr>
        <w:rPr>
          <w:lang w:val="pt-BR"/>
        </w:rPr>
      </w:pPr>
      <w:r w:rsidRPr="000C6B14">
        <w:rPr>
          <w:lang w:val="pt-BR"/>
        </w:rPr>
        <w:t>Minimização de erros em rateio e cobranças</w:t>
      </w:r>
    </w:p>
    <w:p w14:paraId="5EE70F99" w14:textId="77777777" w:rsidR="000C6B14" w:rsidRPr="000C6B14" w:rsidRDefault="000C6B14" w:rsidP="000C6B14">
      <w:pPr>
        <w:pStyle w:val="PargrafodaLista"/>
        <w:numPr>
          <w:ilvl w:val="0"/>
          <w:numId w:val="17"/>
        </w:numPr>
        <w:rPr>
          <w:lang w:val="pt-BR"/>
        </w:rPr>
      </w:pPr>
      <w:r w:rsidRPr="000C6B14">
        <w:rPr>
          <w:lang w:val="pt-BR"/>
        </w:rPr>
        <w:t>Gestão preventiva da infraestrutura</w:t>
      </w:r>
    </w:p>
    <w:p w14:paraId="614E5A7D" w14:textId="77777777" w:rsidR="000C6B14" w:rsidRPr="000C6B14" w:rsidRDefault="000C6B14" w:rsidP="000C6B14">
      <w:pPr>
        <w:pStyle w:val="PargrafodaLista"/>
        <w:numPr>
          <w:ilvl w:val="0"/>
          <w:numId w:val="17"/>
        </w:numPr>
        <w:rPr>
          <w:lang w:val="pt-BR"/>
        </w:rPr>
      </w:pPr>
      <w:r w:rsidRPr="000C6B14">
        <w:rPr>
          <w:lang w:val="pt-BR"/>
        </w:rPr>
        <w:t>Maior transparência para prestação de contas</w:t>
      </w:r>
    </w:p>
    <w:p w14:paraId="15F25B8F" w14:textId="77777777" w:rsidR="000C6B14" w:rsidRPr="000C6B14" w:rsidRDefault="000C6B14" w:rsidP="000C6B14">
      <w:pPr>
        <w:pStyle w:val="PargrafodaLista"/>
        <w:numPr>
          <w:ilvl w:val="0"/>
          <w:numId w:val="17"/>
        </w:numPr>
        <w:rPr>
          <w:lang w:val="pt-BR"/>
        </w:rPr>
      </w:pPr>
      <w:r w:rsidRPr="000C6B14">
        <w:rPr>
          <w:lang w:val="pt-BR"/>
        </w:rPr>
        <w:t>Padronização de regras e uso do carregamento</w:t>
      </w:r>
    </w:p>
    <w:p w14:paraId="0DAF30E1" w14:textId="77777777" w:rsidR="000C6B14" w:rsidRPr="000C6B14" w:rsidRDefault="000C6B14" w:rsidP="000C6B14">
      <w:pPr>
        <w:pStyle w:val="PargrafodaLista"/>
        <w:numPr>
          <w:ilvl w:val="0"/>
          <w:numId w:val="17"/>
        </w:numPr>
        <w:rPr>
          <w:lang w:val="pt-BR"/>
        </w:rPr>
      </w:pPr>
      <w:r w:rsidRPr="000C6B14">
        <w:rPr>
          <w:lang w:val="pt-BR"/>
        </w:rPr>
        <w:t>Suporte 24/7 sem depender do síndico ou da administradora</w:t>
      </w:r>
    </w:p>
    <w:p w14:paraId="14F2D67F" w14:textId="77777777" w:rsidR="000C6B14" w:rsidRPr="000C6B14" w:rsidRDefault="000C6B14" w:rsidP="000C6B14">
      <w:pPr>
        <w:pStyle w:val="PargrafodaLista"/>
        <w:numPr>
          <w:ilvl w:val="0"/>
          <w:numId w:val="17"/>
        </w:numPr>
        <w:rPr>
          <w:lang w:val="pt-BR"/>
        </w:rPr>
      </w:pPr>
      <w:r w:rsidRPr="000C6B14">
        <w:rPr>
          <w:lang w:val="pt-BR"/>
        </w:rPr>
        <w:t>Projeções de consumo e apoio ao planejamento orçamentário</w:t>
      </w:r>
    </w:p>
    <w:p w14:paraId="431B86CD" w14:textId="77777777" w:rsidR="000C6B14" w:rsidRPr="000C6B14" w:rsidRDefault="000C6B14" w:rsidP="000C6B14">
      <w:pPr>
        <w:pStyle w:val="PargrafodaLista"/>
        <w:numPr>
          <w:ilvl w:val="0"/>
          <w:numId w:val="17"/>
        </w:numPr>
        <w:rPr>
          <w:lang w:val="pt-BR"/>
        </w:rPr>
      </w:pPr>
      <w:r w:rsidRPr="000C6B14">
        <w:rPr>
          <w:lang w:val="pt-BR"/>
        </w:rPr>
        <w:t>Escalabilidade para mais vagas e futuras ampliações</w:t>
      </w:r>
    </w:p>
    <w:p w14:paraId="120F36F3" w14:textId="77777777" w:rsidR="000C6B14" w:rsidRPr="000C6B14" w:rsidRDefault="000C6B14" w:rsidP="000C6B14">
      <w:pPr>
        <w:pStyle w:val="PargrafodaLista"/>
        <w:numPr>
          <w:ilvl w:val="0"/>
          <w:numId w:val="17"/>
        </w:numPr>
        <w:rPr>
          <w:lang w:val="pt-BR"/>
        </w:rPr>
      </w:pPr>
      <w:r w:rsidRPr="000C6B14">
        <w:rPr>
          <w:lang w:val="pt-BR"/>
        </w:rPr>
        <w:t>Redução de riscos regulatórios e jurídicos</w:t>
      </w:r>
    </w:p>
    <w:p w14:paraId="6CBBBEE6" w14:textId="77777777" w:rsidR="000C09FA" w:rsidRPr="00772922" w:rsidRDefault="000C09FA" w:rsidP="000C09FA">
      <w:pPr>
        <w:rPr>
          <w:lang w:val="pt-BR"/>
        </w:rPr>
      </w:pPr>
    </w:p>
    <w:p w14:paraId="7997675A" w14:textId="77777777" w:rsidR="00772922" w:rsidRPr="00772922" w:rsidRDefault="00772922" w:rsidP="00772922">
      <w:pPr>
        <w:rPr>
          <w:b/>
          <w:bCs/>
          <w:lang w:val="pt-BR"/>
        </w:rPr>
      </w:pPr>
      <w:r w:rsidRPr="00772922">
        <w:rPr>
          <w:b/>
          <w:bCs/>
          <w:lang w:val="pt-BR"/>
        </w:rPr>
        <w:t>3. Morador / Usuário Final</w:t>
      </w:r>
    </w:p>
    <w:p w14:paraId="4064D3D1" w14:textId="77777777" w:rsidR="00772922" w:rsidRPr="00772922" w:rsidRDefault="00772922" w:rsidP="00772922">
      <w:pPr>
        <w:rPr>
          <w:lang w:val="pt-BR"/>
        </w:rPr>
      </w:pPr>
      <w:r w:rsidRPr="00772922">
        <w:rPr>
          <w:lang w:val="pt-BR"/>
        </w:rPr>
        <w:t>Para o usuário final, o chatbot atua como assistente direto de uso do carregador</w:t>
      </w:r>
      <w:r w:rsidR="003F0467">
        <w:rPr>
          <w:lang w:val="pt-BR"/>
        </w:rPr>
        <w:t xml:space="preserve"> e de </w:t>
      </w:r>
      <w:r w:rsidR="003F0467" w:rsidRPr="003F0467">
        <w:rPr>
          <w:lang w:val="pt-BR"/>
        </w:rPr>
        <w:t>assistente de navegação e disponibilidade</w:t>
      </w:r>
      <w:r w:rsidR="00DB2769">
        <w:rPr>
          <w:lang w:val="pt-BR"/>
        </w:rPr>
        <w:t xml:space="preserve">, </w:t>
      </w:r>
      <w:r w:rsidR="003F0467">
        <w:rPr>
          <w:lang w:val="pt-BR"/>
        </w:rPr>
        <w:t xml:space="preserve">além de </w:t>
      </w:r>
      <w:r w:rsidRPr="00772922">
        <w:rPr>
          <w:lang w:val="pt-BR"/>
        </w:rPr>
        <w:t>acompanha</w:t>
      </w:r>
      <w:r w:rsidR="003F0467">
        <w:rPr>
          <w:lang w:val="pt-BR"/>
        </w:rPr>
        <w:t>r</w:t>
      </w:r>
      <w:r w:rsidRPr="00772922">
        <w:rPr>
          <w:lang w:val="pt-BR"/>
        </w:rPr>
        <w:t xml:space="preserve"> </w:t>
      </w:r>
      <w:r w:rsidR="003F0467">
        <w:rPr>
          <w:lang w:val="pt-BR"/>
        </w:rPr>
        <w:t>o</w:t>
      </w:r>
      <w:r w:rsidRPr="00772922">
        <w:rPr>
          <w:lang w:val="pt-BR"/>
        </w:rPr>
        <w:t xml:space="preserve"> consumo:</w:t>
      </w:r>
    </w:p>
    <w:p w14:paraId="771ED6F5" w14:textId="77777777" w:rsidR="00772922" w:rsidRPr="00772922" w:rsidRDefault="00772922" w:rsidP="00772922">
      <w:pPr>
        <w:rPr>
          <w:lang w:val="pt-BR"/>
        </w:rPr>
      </w:pPr>
      <w:r w:rsidRPr="00772922">
        <w:rPr>
          <w:lang w:val="pt-BR"/>
        </w:rPr>
        <w:t>Como usar o carregador (passo a passo claro, modos de autenticação)</w:t>
      </w:r>
    </w:p>
    <w:p w14:paraId="752973A1" w14:textId="77777777" w:rsidR="00772922" w:rsidRPr="00772922" w:rsidRDefault="00772922" w:rsidP="00772922">
      <w:pPr>
        <w:rPr>
          <w:lang w:val="pt-BR"/>
        </w:rPr>
      </w:pPr>
      <w:r w:rsidRPr="00772922">
        <w:rPr>
          <w:lang w:val="pt-BR"/>
        </w:rPr>
        <w:t>Status da sessão (potência atual, kWh carregados, eventuais alertas)</w:t>
      </w:r>
    </w:p>
    <w:p w14:paraId="5245E6CA" w14:textId="77777777" w:rsidR="00772922" w:rsidRPr="00772922" w:rsidRDefault="00772922" w:rsidP="00772922">
      <w:pPr>
        <w:rPr>
          <w:lang w:val="pt-BR"/>
        </w:rPr>
      </w:pPr>
      <w:r w:rsidRPr="00772922">
        <w:rPr>
          <w:lang w:val="pt-BR"/>
        </w:rPr>
        <w:t>Modos de carga (rápida, equilibrada, programada, econômica)</w:t>
      </w:r>
    </w:p>
    <w:p w14:paraId="5EB3C499" w14:textId="77777777" w:rsidR="00772922" w:rsidRPr="00772922" w:rsidRDefault="00772922" w:rsidP="00772922">
      <w:pPr>
        <w:rPr>
          <w:lang w:val="pt-BR"/>
        </w:rPr>
      </w:pPr>
      <w:r w:rsidRPr="00772922">
        <w:rPr>
          <w:lang w:val="pt-BR"/>
        </w:rPr>
        <w:t>Previsão de tempo restante de carregamento, baseada na potência disponível</w:t>
      </w:r>
    </w:p>
    <w:p w14:paraId="318A0D08" w14:textId="77777777" w:rsidR="00772922" w:rsidRPr="00772922" w:rsidRDefault="00772922" w:rsidP="00772922">
      <w:pPr>
        <w:rPr>
          <w:lang w:val="pt-BR"/>
        </w:rPr>
      </w:pPr>
      <w:r w:rsidRPr="00772922">
        <w:rPr>
          <w:lang w:val="pt-BR"/>
        </w:rPr>
        <w:t>Histórico de ciclos, consumo e faturamento individual</w:t>
      </w:r>
    </w:p>
    <w:p w14:paraId="1822B184" w14:textId="77777777" w:rsidR="00772922" w:rsidRDefault="00772922" w:rsidP="00772922">
      <w:pPr>
        <w:rPr>
          <w:lang w:val="pt-BR"/>
        </w:rPr>
      </w:pPr>
      <w:r w:rsidRPr="00772922">
        <w:rPr>
          <w:lang w:val="pt-BR"/>
        </w:rPr>
        <w:lastRenderedPageBreak/>
        <w:t>Respostas simplificadas sobre funcionamento e dúvidas técnicas do dia a dia</w:t>
      </w:r>
    </w:p>
    <w:p w14:paraId="0600E4FB" w14:textId="77777777" w:rsidR="003F0467" w:rsidRPr="003F0467" w:rsidRDefault="003F0467" w:rsidP="003F0467">
      <w:pPr>
        <w:rPr>
          <w:lang w:val="pt-BR"/>
        </w:rPr>
      </w:pPr>
      <w:r w:rsidRPr="003F0467">
        <w:rPr>
          <w:lang w:val="pt-BR"/>
        </w:rPr>
        <w:t>Consulte o carregador mais próximo com base em GPS ou endereço informado.</w:t>
      </w:r>
    </w:p>
    <w:p w14:paraId="6B5D245B" w14:textId="77777777" w:rsidR="003F0467" w:rsidRPr="003F0467" w:rsidRDefault="003F0467" w:rsidP="003F0467">
      <w:pPr>
        <w:rPr>
          <w:lang w:val="pt-BR"/>
        </w:rPr>
      </w:pPr>
      <w:r w:rsidRPr="003F0467">
        <w:rPr>
          <w:lang w:val="pt-BR"/>
        </w:rPr>
        <w:t>Visualize ocupação em tempo real (livre/ocupado/em manutenção).</w:t>
      </w:r>
    </w:p>
    <w:p w14:paraId="6F48B995" w14:textId="77777777" w:rsidR="003F0467" w:rsidRPr="003F0467" w:rsidRDefault="003F0467" w:rsidP="003F0467">
      <w:pPr>
        <w:rPr>
          <w:lang w:val="pt-BR"/>
        </w:rPr>
      </w:pPr>
      <w:r w:rsidRPr="003F0467">
        <w:rPr>
          <w:lang w:val="pt-BR"/>
        </w:rPr>
        <w:t>Receba rota direta no app (via mapa interno ou integração de deep link com Google Maps/Apple Maps).</w:t>
      </w:r>
    </w:p>
    <w:p w14:paraId="54047327" w14:textId="77777777" w:rsidR="003F0467" w:rsidRPr="003F0467" w:rsidRDefault="003F0467" w:rsidP="003F0467">
      <w:pPr>
        <w:rPr>
          <w:lang w:val="pt-BR"/>
        </w:rPr>
      </w:pPr>
      <w:r w:rsidRPr="003F0467">
        <w:rPr>
          <w:lang w:val="pt-BR"/>
        </w:rPr>
        <w:t>Escolha filtros como potência (AC/DC), padrão do conector, ou preço por kWh.</w:t>
      </w:r>
    </w:p>
    <w:p w14:paraId="49C279E8" w14:textId="77777777" w:rsidR="003F0467" w:rsidRDefault="003F0467" w:rsidP="003F0467">
      <w:pPr>
        <w:rPr>
          <w:lang w:val="pt-BR"/>
        </w:rPr>
      </w:pPr>
      <w:r w:rsidRPr="003F0467">
        <w:rPr>
          <w:lang w:val="pt-BR"/>
        </w:rPr>
        <w:t>Ative preferências do usuário (favoritos, histórico de uso, estação com menor fila).</w:t>
      </w:r>
    </w:p>
    <w:p w14:paraId="44CB91D9" w14:textId="77777777" w:rsidR="003F0467" w:rsidRDefault="003F0467" w:rsidP="003F0467">
      <w:pPr>
        <w:rPr>
          <w:lang w:val="pt-BR"/>
        </w:rPr>
      </w:pPr>
    </w:p>
    <w:p w14:paraId="50A70022" w14:textId="77777777" w:rsidR="003F0467" w:rsidRPr="003F0467" w:rsidRDefault="003F0467" w:rsidP="003F0467">
      <w:pPr>
        <w:rPr>
          <w:b/>
          <w:bCs/>
          <w:lang w:val="pt-BR"/>
        </w:rPr>
      </w:pPr>
      <w:r w:rsidRPr="003F0467">
        <w:rPr>
          <w:b/>
          <w:bCs/>
          <w:lang w:val="pt-BR"/>
        </w:rPr>
        <w:t>Benefícios operacionais</w:t>
      </w:r>
    </w:p>
    <w:p w14:paraId="31BCEB13" w14:textId="77777777" w:rsidR="000C6B14" w:rsidRPr="000C6B14" w:rsidRDefault="000C6B14" w:rsidP="000C6B14">
      <w:pPr>
        <w:pStyle w:val="PargrafodaLista"/>
        <w:numPr>
          <w:ilvl w:val="0"/>
          <w:numId w:val="20"/>
        </w:numPr>
        <w:rPr>
          <w:lang w:val="pt-BR"/>
        </w:rPr>
      </w:pPr>
      <w:r w:rsidRPr="000C6B14">
        <w:rPr>
          <w:lang w:val="pt-BR"/>
        </w:rPr>
        <w:t>Uso mais simples e sem atrito do carregador</w:t>
      </w:r>
    </w:p>
    <w:p w14:paraId="3792FFC2" w14:textId="77777777" w:rsidR="000C6B14" w:rsidRPr="000C6B14" w:rsidRDefault="000C6B14" w:rsidP="000C6B14">
      <w:pPr>
        <w:pStyle w:val="PargrafodaLista"/>
        <w:numPr>
          <w:ilvl w:val="0"/>
          <w:numId w:val="20"/>
        </w:numPr>
        <w:rPr>
          <w:lang w:val="pt-BR"/>
        </w:rPr>
      </w:pPr>
      <w:r w:rsidRPr="000C6B14">
        <w:rPr>
          <w:lang w:val="pt-BR"/>
        </w:rPr>
        <w:t>Menos tempo perdido procurando carregador disponível</w:t>
      </w:r>
    </w:p>
    <w:p w14:paraId="1D6A96BC" w14:textId="77777777" w:rsidR="000C6B14" w:rsidRPr="000C6B14" w:rsidRDefault="000C6B14" w:rsidP="000C6B14">
      <w:pPr>
        <w:pStyle w:val="PargrafodaLista"/>
        <w:numPr>
          <w:ilvl w:val="0"/>
          <w:numId w:val="20"/>
        </w:numPr>
        <w:rPr>
          <w:lang w:val="pt-BR"/>
        </w:rPr>
      </w:pPr>
      <w:r w:rsidRPr="000C6B14">
        <w:rPr>
          <w:lang w:val="pt-BR"/>
        </w:rPr>
        <w:t>Garantia de economia e previsibilidade de custos</w:t>
      </w:r>
    </w:p>
    <w:p w14:paraId="1D257B4C" w14:textId="77777777" w:rsidR="000C6B14" w:rsidRPr="000C6B14" w:rsidRDefault="000C6B14" w:rsidP="000C6B14">
      <w:pPr>
        <w:pStyle w:val="PargrafodaLista"/>
        <w:numPr>
          <w:ilvl w:val="0"/>
          <w:numId w:val="20"/>
        </w:numPr>
        <w:rPr>
          <w:lang w:val="pt-BR"/>
        </w:rPr>
      </w:pPr>
      <w:r w:rsidRPr="000C6B14">
        <w:rPr>
          <w:lang w:val="pt-BR"/>
        </w:rPr>
        <w:t>Planejamento melhor do tempo do usuário</w:t>
      </w:r>
    </w:p>
    <w:p w14:paraId="41F7D3A6" w14:textId="77777777" w:rsidR="000C6B14" w:rsidRPr="000C6B14" w:rsidRDefault="000C6B14" w:rsidP="000C6B14">
      <w:pPr>
        <w:pStyle w:val="PargrafodaLista"/>
        <w:numPr>
          <w:ilvl w:val="0"/>
          <w:numId w:val="20"/>
        </w:numPr>
        <w:rPr>
          <w:lang w:val="pt-BR"/>
        </w:rPr>
      </w:pPr>
      <w:r w:rsidRPr="000C6B14">
        <w:rPr>
          <w:lang w:val="pt-BR"/>
        </w:rPr>
        <w:t>Redução de ansiedade e incerteza durante o uso, reduzindo também chamadas no atendimento humano</w:t>
      </w:r>
    </w:p>
    <w:p w14:paraId="5B7F5441" w14:textId="77777777" w:rsidR="000C6B14" w:rsidRPr="000C6B14" w:rsidRDefault="000C6B14" w:rsidP="000C6B14">
      <w:pPr>
        <w:pStyle w:val="PargrafodaLista"/>
        <w:numPr>
          <w:ilvl w:val="0"/>
          <w:numId w:val="20"/>
        </w:numPr>
        <w:rPr>
          <w:lang w:val="pt-BR"/>
        </w:rPr>
      </w:pPr>
      <w:r w:rsidRPr="000C6B14">
        <w:rPr>
          <w:lang w:val="pt-BR"/>
        </w:rPr>
        <w:t>Acesso rápido ao histórico e controle de gastos</w:t>
      </w:r>
    </w:p>
    <w:p w14:paraId="3ED0305C" w14:textId="77777777" w:rsidR="000C6B14" w:rsidRPr="000C6B14" w:rsidRDefault="000C6B14" w:rsidP="000C6B14">
      <w:pPr>
        <w:pStyle w:val="PargrafodaLista"/>
        <w:numPr>
          <w:ilvl w:val="0"/>
          <w:numId w:val="20"/>
        </w:numPr>
        <w:rPr>
          <w:lang w:val="pt-BR"/>
        </w:rPr>
      </w:pPr>
      <w:r w:rsidRPr="000C6B14">
        <w:rPr>
          <w:lang w:val="pt-BR"/>
        </w:rPr>
        <w:t>Atendimento imediato sem suporte humano</w:t>
      </w:r>
    </w:p>
    <w:p w14:paraId="53DBFEBB" w14:textId="77777777" w:rsidR="000C6B14" w:rsidRPr="000C6B14" w:rsidRDefault="000C6B14" w:rsidP="000C6B14">
      <w:pPr>
        <w:pStyle w:val="PargrafodaLista"/>
        <w:numPr>
          <w:ilvl w:val="0"/>
          <w:numId w:val="20"/>
        </w:numPr>
        <w:rPr>
          <w:lang w:val="pt-BR"/>
        </w:rPr>
      </w:pPr>
      <w:r w:rsidRPr="000C6B14">
        <w:rPr>
          <w:lang w:val="pt-BR"/>
        </w:rPr>
        <w:t>Experiência personalizada</w:t>
      </w:r>
    </w:p>
    <w:p w14:paraId="39C82673" w14:textId="77777777" w:rsidR="000C6B14" w:rsidRPr="000C6B14" w:rsidRDefault="000C6B14" w:rsidP="000C6B14">
      <w:pPr>
        <w:pStyle w:val="PargrafodaLista"/>
        <w:numPr>
          <w:ilvl w:val="0"/>
          <w:numId w:val="20"/>
        </w:numPr>
        <w:rPr>
          <w:lang w:val="pt-BR"/>
        </w:rPr>
      </w:pPr>
      <w:r w:rsidRPr="000C6B14">
        <w:rPr>
          <w:lang w:val="pt-BR"/>
        </w:rPr>
        <w:t>Melhora a experiência e facilidade a utilização para motoristas em deslocamento</w:t>
      </w:r>
    </w:p>
    <w:p w14:paraId="4E77CD70" w14:textId="77777777" w:rsidR="000C6B14" w:rsidRPr="000C6B14" w:rsidRDefault="000C6B14" w:rsidP="000C6B14">
      <w:pPr>
        <w:pStyle w:val="PargrafodaLista"/>
        <w:numPr>
          <w:ilvl w:val="0"/>
          <w:numId w:val="20"/>
        </w:numPr>
        <w:rPr>
          <w:lang w:val="pt-BR"/>
        </w:rPr>
      </w:pPr>
      <w:r w:rsidRPr="000C6B14">
        <w:rPr>
          <w:lang w:val="pt-BR"/>
        </w:rPr>
        <w:t>Garantia de que o carregamento está funcionando como esperado</w:t>
      </w:r>
    </w:p>
    <w:p w14:paraId="65111C59" w14:textId="77777777" w:rsidR="000C6B14" w:rsidRPr="000C6B14" w:rsidRDefault="000C6B14" w:rsidP="000C6B14">
      <w:pPr>
        <w:pStyle w:val="PargrafodaLista"/>
        <w:numPr>
          <w:ilvl w:val="0"/>
          <w:numId w:val="20"/>
        </w:numPr>
        <w:rPr>
          <w:lang w:val="pt-BR"/>
        </w:rPr>
      </w:pPr>
      <w:r w:rsidRPr="000C6B14">
        <w:rPr>
          <w:lang w:val="pt-BR"/>
        </w:rPr>
        <w:t>Independência maior do síndico e da administradora</w:t>
      </w:r>
    </w:p>
    <w:p w14:paraId="5C797A4A" w14:textId="77777777" w:rsidR="000C6B14" w:rsidRPr="000C6B14" w:rsidRDefault="000C6B14" w:rsidP="000C6B14">
      <w:pPr>
        <w:pStyle w:val="PargrafodaLista"/>
        <w:numPr>
          <w:ilvl w:val="0"/>
          <w:numId w:val="20"/>
        </w:numPr>
        <w:rPr>
          <w:lang w:val="pt-BR"/>
        </w:rPr>
      </w:pPr>
      <w:r w:rsidRPr="000C6B14">
        <w:rPr>
          <w:lang w:val="pt-BR"/>
        </w:rPr>
        <w:t>Menor curva de aprendizado</w:t>
      </w:r>
    </w:p>
    <w:p w14:paraId="3B5561AB" w14:textId="77777777" w:rsidR="000C6B14" w:rsidRPr="000C6B14" w:rsidRDefault="000C6B14" w:rsidP="000C6B14">
      <w:pPr>
        <w:pStyle w:val="PargrafodaLista"/>
        <w:numPr>
          <w:ilvl w:val="0"/>
          <w:numId w:val="20"/>
        </w:numPr>
        <w:rPr>
          <w:lang w:val="pt-BR"/>
        </w:rPr>
      </w:pPr>
      <w:r w:rsidRPr="000C6B14">
        <w:rPr>
          <w:lang w:val="pt-BR"/>
        </w:rPr>
        <w:t>Experiência premium e moderna</w:t>
      </w:r>
    </w:p>
    <w:p w14:paraId="5590AF77" w14:textId="77777777" w:rsidR="003F0467" w:rsidRPr="000C6B14" w:rsidRDefault="003F0467" w:rsidP="000C6B14">
      <w:pPr>
        <w:pStyle w:val="PargrafodaLista"/>
        <w:numPr>
          <w:ilvl w:val="0"/>
          <w:numId w:val="20"/>
        </w:numPr>
        <w:rPr>
          <w:lang w:val="pt-BR"/>
        </w:rPr>
      </w:pPr>
      <w:r w:rsidRPr="000C6B14">
        <w:rPr>
          <w:lang w:val="pt-BR"/>
        </w:rPr>
        <w:t>Aumenta a probabilidade de conversão em sessão de carregamento.</w:t>
      </w:r>
    </w:p>
    <w:p w14:paraId="2AA859F9" w14:textId="77777777" w:rsidR="003F0467" w:rsidRPr="00772922" w:rsidRDefault="003F0467" w:rsidP="003F0467">
      <w:pPr>
        <w:rPr>
          <w:lang w:val="pt-BR"/>
        </w:rPr>
      </w:pPr>
    </w:p>
    <w:p w14:paraId="179074F5" w14:textId="4E3877D3" w:rsidR="00772922" w:rsidRPr="00772922" w:rsidRDefault="00772922" w:rsidP="00772922">
      <w:pPr>
        <w:rPr>
          <w:lang w:val="pt-BR"/>
        </w:rPr>
      </w:pPr>
    </w:p>
    <w:p w14:paraId="643B1380" w14:textId="1F6390CA" w:rsidR="00EE7A22" w:rsidRPr="00D35CA0" w:rsidRDefault="00D35CA0" w:rsidP="00D35CA0">
      <w:pPr>
        <w:ind w:left="567" w:firstLine="0"/>
        <w:rPr>
          <w:lang w:val="pt-BR"/>
        </w:rPr>
      </w:pPr>
      <w:r w:rsidRPr="00D35CA0">
        <w:rPr>
          <w:b/>
          <w:lang w:val="pt-BR"/>
        </w:rPr>
        <w:t xml:space="preserve">  </w:t>
      </w:r>
      <w:r>
        <w:rPr>
          <w:b/>
          <w:lang w:val="pt-BR"/>
        </w:rPr>
        <w:t xml:space="preserve"> 4. </w:t>
      </w:r>
      <w:r w:rsidR="00EE7A22" w:rsidRPr="00D35CA0">
        <w:rPr>
          <w:b/>
          <w:lang w:val="pt-BR"/>
        </w:rPr>
        <w:t>GoodWe (Plataforma de Monitoramento)</w:t>
      </w:r>
    </w:p>
    <w:p w14:paraId="4967FA6E" w14:textId="4B56A3A5" w:rsidR="00EE7A22" w:rsidRPr="00AE49FB" w:rsidRDefault="00EE7A22" w:rsidP="00EE7A22">
      <w:pPr>
        <w:rPr>
          <w:lang w:val="pt-BR"/>
        </w:rPr>
      </w:pPr>
      <w:r>
        <w:rPr>
          <w:lang w:val="pt-BR"/>
        </w:rPr>
        <w:t xml:space="preserve">A GoodWe, como fabricante e gestora da plataforma, poderá utilizar o app como uma </w:t>
      </w:r>
      <w:r w:rsidRPr="00EE7A22">
        <w:rPr>
          <w:lang w:val="pt-BR"/>
        </w:rPr>
        <w:t>Plataforma de Monitoramento</w:t>
      </w:r>
      <w:r>
        <w:rPr>
          <w:lang w:val="pt-BR"/>
        </w:rPr>
        <w:t xml:space="preserve">, e o chatbot como central inteligente de monitoramento de todos os carregadores HCA G2 alugados ou vendidos. Com acesso </w:t>
      </w:r>
      <w:r>
        <w:rPr>
          <w:lang w:val="pt-BR"/>
        </w:rPr>
        <w:lastRenderedPageBreak/>
        <w:t>a dados de telemetria em tempo real, garante visibilidade total da frota, resposta proativa a falhas e suporte técnico baseado no histórico real de cada dispositivo.</w:t>
      </w:r>
    </w:p>
    <w:p w14:paraId="34FF1B23" w14:textId="77777777" w:rsidR="00EE7A22" w:rsidRDefault="00EE7A22" w:rsidP="00EE7A22">
      <w:r>
        <w:rPr>
          <w:b/>
        </w:rPr>
        <w:t>Funcionalidades disponibilizadas pelo chatbot:</w:t>
      </w:r>
    </w:p>
    <w:p w14:paraId="39C0EB00" w14:textId="77777777" w:rsidR="00EE7A22" w:rsidRPr="001C5791" w:rsidRDefault="00EE7A22" w:rsidP="00EE7A22">
      <w:pPr>
        <w:pStyle w:val="PargrafodaLista"/>
        <w:numPr>
          <w:ilvl w:val="0"/>
          <w:numId w:val="23"/>
        </w:numPr>
        <w:rPr>
          <w:b/>
          <w:bCs/>
          <w:lang w:val="pt-BR"/>
        </w:rPr>
      </w:pPr>
      <w:r>
        <w:rPr>
          <w:lang w:val="pt-BR"/>
        </w:rPr>
        <w:t>Monitoramento remoto em tempo real de todos os carregadores HCA G2 alugados</w:t>
      </w:r>
    </w:p>
    <w:p w14:paraId="39043E4F" w14:textId="77777777" w:rsidR="00EE7A22" w:rsidRPr="001C5791" w:rsidRDefault="00EE7A22" w:rsidP="00EE7A22">
      <w:pPr>
        <w:pStyle w:val="PargrafodaLista"/>
        <w:numPr>
          <w:ilvl w:val="0"/>
          <w:numId w:val="23"/>
        </w:numPr>
        <w:rPr>
          <w:b/>
          <w:bCs/>
          <w:lang w:val="pt-BR"/>
        </w:rPr>
      </w:pPr>
      <w:r>
        <w:rPr>
          <w:lang w:val="pt-BR"/>
        </w:rPr>
        <w:t>Diagnóstico proativo de falhas e geração de alertas automáticos</w:t>
      </w:r>
    </w:p>
    <w:p w14:paraId="72D73855" w14:textId="77777777" w:rsidR="00EE7A22" w:rsidRPr="001C5791" w:rsidRDefault="00EE7A22" w:rsidP="00EE7A22">
      <w:pPr>
        <w:pStyle w:val="PargrafodaLista"/>
        <w:numPr>
          <w:ilvl w:val="0"/>
          <w:numId w:val="23"/>
        </w:numPr>
        <w:rPr>
          <w:b/>
          <w:bCs/>
          <w:lang w:val="pt-BR"/>
        </w:rPr>
      </w:pPr>
      <w:r>
        <w:rPr>
          <w:lang w:val="pt-BR"/>
        </w:rPr>
        <w:t>Execução de requisições API para consulta de telemetria por dispositivo ou região</w:t>
      </w:r>
    </w:p>
    <w:p w14:paraId="45991AB3" w14:textId="77777777" w:rsidR="00EE7A22" w:rsidRPr="001C5791" w:rsidRDefault="00EE7A22" w:rsidP="00EE7A22">
      <w:pPr>
        <w:pStyle w:val="PargrafodaLista"/>
        <w:numPr>
          <w:ilvl w:val="0"/>
          <w:numId w:val="23"/>
        </w:numPr>
        <w:rPr>
          <w:b/>
          <w:bCs/>
          <w:lang w:val="pt-BR"/>
        </w:rPr>
      </w:pPr>
      <w:r>
        <w:rPr>
          <w:lang w:val="pt-BR"/>
        </w:rPr>
        <w:t>Controle de versão de firmware e atualizações remotas de software</w:t>
      </w:r>
    </w:p>
    <w:p w14:paraId="1DA22EC1" w14:textId="77777777" w:rsidR="00EE7A22" w:rsidRPr="001C5791" w:rsidRDefault="00EE7A22" w:rsidP="00EE7A22">
      <w:pPr>
        <w:pStyle w:val="PargrafodaLista"/>
        <w:numPr>
          <w:ilvl w:val="0"/>
          <w:numId w:val="23"/>
        </w:numPr>
        <w:rPr>
          <w:b/>
          <w:bCs/>
          <w:lang w:val="pt-BR"/>
        </w:rPr>
      </w:pPr>
      <w:r>
        <w:rPr>
          <w:lang w:val="pt-BR"/>
        </w:rPr>
        <w:t>Geração de relatórios consolidados de consumo, uptime e incidentes por dispositivo</w:t>
      </w:r>
    </w:p>
    <w:p w14:paraId="71E860E7" w14:textId="77777777" w:rsidR="00EE7A22" w:rsidRPr="001C5791" w:rsidRDefault="00EE7A22" w:rsidP="00EE7A22">
      <w:pPr>
        <w:pStyle w:val="PargrafodaLista"/>
        <w:numPr>
          <w:ilvl w:val="0"/>
          <w:numId w:val="23"/>
        </w:numPr>
        <w:rPr>
          <w:b/>
          <w:bCs/>
          <w:lang w:val="pt-BR"/>
        </w:rPr>
      </w:pPr>
      <w:r>
        <w:rPr>
          <w:lang w:val="pt-BR"/>
        </w:rPr>
        <w:t>Identificação de padrões de uso e suporte à manutenção preventiva da frota</w:t>
      </w:r>
    </w:p>
    <w:p w14:paraId="7ADA5FFF" w14:textId="77777777" w:rsidR="00EE7A22" w:rsidRPr="00AE49FB" w:rsidRDefault="00EE7A22" w:rsidP="00EE7A22">
      <w:pPr>
        <w:rPr>
          <w:lang w:val="pt-BR"/>
        </w:rPr>
      </w:pPr>
    </w:p>
    <w:p w14:paraId="26A1B100" w14:textId="77777777" w:rsidR="00EE7A22" w:rsidRDefault="00EE7A22" w:rsidP="00EE7A22">
      <w:r>
        <w:rPr>
          <w:b/>
        </w:rPr>
        <w:t>Benefícios operacionais</w:t>
      </w:r>
    </w:p>
    <w:p w14:paraId="24100E1D" w14:textId="77777777" w:rsidR="00EE7A22" w:rsidRPr="001C5791" w:rsidRDefault="00EE7A22" w:rsidP="00EE7A22">
      <w:pPr>
        <w:pStyle w:val="PargrafodaLista"/>
        <w:numPr>
          <w:ilvl w:val="0"/>
          <w:numId w:val="22"/>
        </w:numPr>
        <w:rPr>
          <w:b/>
          <w:bCs/>
          <w:lang w:val="pt-BR"/>
        </w:rPr>
      </w:pPr>
      <w:r>
        <w:rPr>
          <w:lang w:val="pt-BR"/>
        </w:rPr>
        <w:t>Visibilidade total e centralizada de todos os dispositivos alugados</w:t>
      </w:r>
    </w:p>
    <w:p w14:paraId="16FA4275" w14:textId="77777777" w:rsidR="00EE7A22" w:rsidRPr="001C5791" w:rsidRDefault="00EE7A22" w:rsidP="00EE7A22">
      <w:pPr>
        <w:pStyle w:val="PargrafodaLista"/>
        <w:numPr>
          <w:ilvl w:val="0"/>
          <w:numId w:val="22"/>
        </w:numPr>
        <w:rPr>
          <w:b/>
          <w:bCs/>
          <w:lang w:val="pt-BR"/>
        </w:rPr>
      </w:pPr>
      <w:r>
        <w:rPr>
          <w:lang w:val="pt-BR"/>
        </w:rPr>
        <w:t>Resposta proativa a falhas antes do impacto no cliente final</w:t>
      </w:r>
    </w:p>
    <w:p w14:paraId="19D446C4" w14:textId="77777777" w:rsidR="00EE7A22" w:rsidRPr="001C5791" w:rsidRDefault="00EE7A22" w:rsidP="00EE7A22">
      <w:pPr>
        <w:pStyle w:val="PargrafodaLista"/>
        <w:numPr>
          <w:ilvl w:val="0"/>
          <w:numId w:val="22"/>
        </w:numPr>
        <w:rPr>
          <w:b/>
          <w:bCs/>
          <w:lang w:val="pt-BR"/>
        </w:rPr>
      </w:pPr>
      <w:r>
        <w:rPr>
          <w:lang w:val="pt-BR"/>
        </w:rPr>
        <w:t>Dados consolidados para decisões estratégicas de expansão da rede</w:t>
      </w:r>
    </w:p>
    <w:p w14:paraId="7FAB92E2" w14:textId="77777777" w:rsidR="00EE7A22" w:rsidRPr="001C5791" w:rsidRDefault="00EE7A22" w:rsidP="00EE7A22">
      <w:pPr>
        <w:pStyle w:val="PargrafodaLista"/>
        <w:numPr>
          <w:ilvl w:val="0"/>
          <w:numId w:val="22"/>
        </w:numPr>
        <w:rPr>
          <w:b/>
          <w:bCs/>
          <w:lang w:val="pt-BR"/>
        </w:rPr>
      </w:pPr>
      <w:r>
        <w:rPr>
          <w:lang w:val="pt-BR"/>
        </w:rPr>
        <w:t>Escalabilidade do suporte sem aumento proporcional de equipe</w:t>
      </w:r>
    </w:p>
    <w:p w14:paraId="742EE574" w14:textId="77777777" w:rsidR="00EE7A22" w:rsidRPr="001C5791" w:rsidRDefault="00EE7A22" w:rsidP="00EE7A22">
      <w:pPr>
        <w:pStyle w:val="PargrafodaLista"/>
        <w:numPr>
          <w:ilvl w:val="0"/>
          <w:numId w:val="22"/>
        </w:numPr>
        <w:rPr>
          <w:b/>
          <w:bCs/>
          <w:lang w:val="pt-BR"/>
        </w:rPr>
      </w:pPr>
      <w:r>
        <w:rPr>
          <w:lang w:val="pt-BR"/>
        </w:rPr>
        <w:t>Padronização e rastreabilidade de todas as intervenções técnicas</w:t>
      </w:r>
    </w:p>
    <w:p w14:paraId="46258EFF" w14:textId="77777777" w:rsidR="00EE7A22" w:rsidRPr="001C5791" w:rsidRDefault="00EE7A22" w:rsidP="00EE7A22">
      <w:pPr>
        <w:pStyle w:val="PargrafodaLista"/>
        <w:numPr>
          <w:ilvl w:val="0"/>
          <w:numId w:val="22"/>
        </w:numPr>
        <w:rPr>
          <w:b/>
          <w:bCs/>
          <w:lang w:val="pt-BR"/>
        </w:rPr>
      </w:pPr>
      <w:r>
        <w:rPr>
          <w:lang w:val="pt-BR"/>
        </w:rPr>
        <w:t>Garantia de SLAs de disponibilidade e uptime da frota</w:t>
      </w:r>
    </w:p>
    <w:p w14:paraId="29EBB038" w14:textId="77777777" w:rsidR="00EE7A22" w:rsidRPr="00772922" w:rsidRDefault="00EE7A22" w:rsidP="00EE7A22">
      <w:pPr>
        <w:rPr>
          <w:lang w:val="pt-BR"/>
        </w:rPr>
      </w:pPr>
    </w:p>
    <w:p w14:paraId="51D4172E" w14:textId="77777777" w:rsidR="00EE7A22" w:rsidRPr="00772922" w:rsidRDefault="00EE7A22" w:rsidP="00EE7A22">
      <w:pPr>
        <w:rPr>
          <w:lang w:val="pt-BR"/>
        </w:rPr>
      </w:pPr>
    </w:p>
    <w:p w14:paraId="508A1A73" w14:textId="77777777" w:rsidR="00EE7A22" w:rsidRPr="00772922" w:rsidRDefault="00EE7A22" w:rsidP="00EE7A22">
      <w:pPr>
        <w:rPr>
          <w:b/>
          <w:bCs/>
          <w:lang w:val="pt-BR"/>
        </w:rPr>
      </w:pPr>
      <w:r>
        <w:rPr>
          <w:b/>
          <w:bCs/>
          <w:lang w:val="pt-BR"/>
        </w:rPr>
        <w:t>4.1. Técnico de Instalação</w:t>
      </w:r>
    </w:p>
    <w:p w14:paraId="5D258657" w14:textId="77777777" w:rsidR="00EE7A22" w:rsidRPr="00772922" w:rsidRDefault="00EE7A22" w:rsidP="00EE7A22">
      <w:pPr>
        <w:rPr>
          <w:lang w:val="pt-BR"/>
        </w:rPr>
      </w:pPr>
      <w:r>
        <w:rPr>
          <w:lang w:val="pt-BR"/>
        </w:rPr>
        <w:t>O chatbot funciona como assistente técnico especializado, acessando conteúdo avançado:</w:t>
      </w:r>
    </w:p>
    <w:p w14:paraId="039FAC46" w14:textId="77777777" w:rsidR="00EE7A22" w:rsidRPr="00772922" w:rsidRDefault="00EE7A22" w:rsidP="00EE7A22">
      <w:pPr>
        <w:rPr>
          <w:lang w:val="pt-BR"/>
        </w:rPr>
      </w:pPr>
      <w:r>
        <w:rPr>
          <w:lang w:val="pt-BR"/>
        </w:rPr>
        <w:t>Especificações elétricas (corrente, tensão, proteções, disjuntores, DR, cabos)</w:t>
      </w:r>
    </w:p>
    <w:p w14:paraId="1FA0A5CA" w14:textId="77777777" w:rsidR="00EE7A22" w:rsidRPr="00772922" w:rsidRDefault="00EE7A22" w:rsidP="00EE7A22">
      <w:pPr>
        <w:rPr>
          <w:lang w:val="pt-BR"/>
        </w:rPr>
      </w:pPr>
      <w:r>
        <w:rPr>
          <w:lang w:val="pt-BR"/>
        </w:rPr>
        <w:t>Certificações do equipamento e conformidade com normas</w:t>
      </w:r>
    </w:p>
    <w:p w14:paraId="7104FE3D" w14:textId="77777777" w:rsidR="00EE7A22" w:rsidRPr="00772922" w:rsidRDefault="00EE7A22" w:rsidP="00EE7A22">
      <w:pPr>
        <w:rPr>
          <w:lang w:val="pt-BR"/>
        </w:rPr>
      </w:pPr>
      <w:r>
        <w:rPr>
          <w:lang w:val="pt-BR"/>
        </w:rPr>
        <w:t>Procedimentos de instalação (passo a passo físico e elétrico)</w:t>
      </w:r>
    </w:p>
    <w:p w14:paraId="679A4B6A" w14:textId="77777777" w:rsidR="00EE7A22" w:rsidRPr="00772922" w:rsidRDefault="00EE7A22" w:rsidP="00EE7A22">
      <w:pPr>
        <w:rPr>
          <w:lang w:val="pt-BR"/>
        </w:rPr>
      </w:pPr>
      <w:r>
        <w:rPr>
          <w:lang w:val="pt-BR"/>
        </w:rPr>
        <w:t>Procedimentos de comissionamento (testes, validações, OCPP handshake)</w:t>
      </w:r>
    </w:p>
    <w:p w14:paraId="254C1905" w14:textId="77777777" w:rsidR="00EE7A22" w:rsidRDefault="00EE7A22" w:rsidP="00EE7A22">
      <w:pPr>
        <w:rPr>
          <w:lang w:val="pt-BR"/>
        </w:rPr>
      </w:pPr>
      <w:r>
        <w:rPr>
          <w:lang w:val="pt-BR"/>
        </w:rPr>
        <w:t>Diagnóstico e troubleshooting com base no histórico real do dispositivo</w:t>
      </w:r>
    </w:p>
    <w:p w14:paraId="7368A3CA" w14:textId="77777777" w:rsidR="00EE7A22" w:rsidRDefault="00EE7A22" w:rsidP="00EE7A22">
      <w:pPr>
        <w:rPr>
          <w:lang w:val="pt-BR"/>
        </w:rPr>
      </w:pPr>
    </w:p>
    <w:p w14:paraId="10606775" w14:textId="77777777" w:rsidR="00EE7A22" w:rsidRPr="003F0467" w:rsidRDefault="00EE7A22" w:rsidP="00EE7A22">
      <w:pPr>
        <w:rPr>
          <w:b/>
          <w:bCs/>
          <w:lang w:val="pt-BR"/>
        </w:rPr>
      </w:pPr>
      <w:r>
        <w:rPr>
          <w:b/>
          <w:bCs/>
          <w:lang w:val="pt-BR"/>
        </w:rPr>
        <w:lastRenderedPageBreak/>
        <w:t>Benefícios operacionais</w:t>
      </w:r>
    </w:p>
    <w:p w14:paraId="5D6DBCB5" w14:textId="77777777" w:rsidR="00EE7A22" w:rsidRPr="006B08D5" w:rsidRDefault="00EE7A22" w:rsidP="00EE7A22">
      <w:pPr>
        <w:pStyle w:val="PargrafodaLista"/>
        <w:numPr>
          <w:ilvl w:val="0"/>
          <w:numId w:val="21"/>
        </w:numPr>
        <w:rPr>
          <w:lang w:val="pt-BR"/>
        </w:rPr>
      </w:pPr>
      <w:r>
        <w:rPr>
          <w:lang w:val="pt-BR"/>
        </w:rPr>
        <w:t>Redução de erros de instalação</w:t>
      </w:r>
    </w:p>
    <w:p w14:paraId="55ED575A" w14:textId="77777777" w:rsidR="00EE7A22" w:rsidRPr="006B08D5" w:rsidRDefault="00EE7A22" w:rsidP="00EE7A22">
      <w:pPr>
        <w:pStyle w:val="PargrafodaLista"/>
        <w:numPr>
          <w:ilvl w:val="0"/>
          <w:numId w:val="21"/>
        </w:numPr>
        <w:rPr>
          <w:lang w:val="pt-BR"/>
        </w:rPr>
      </w:pPr>
      <w:r>
        <w:rPr>
          <w:lang w:val="pt-BR"/>
        </w:rPr>
        <w:t>Acesso rápido a especificações técnicas</w:t>
      </w:r>
    </w:p>
    <w:p w14:paraId="0D3CEB3E" w14:textId="77777777" w:rsidR="00EE7A22" w:rsidRPr="006B08D5" w:rsidRDefault="00EE7A22" w:rsidP="00EE7A22">
      <w:pPr>
        <w:pStyle w:val="PargrafodaLista"/>
        <w:numPr>
          <w:ilvl w:val="0"/>
          <w:numId w:val="21"/>
        </w:numPr>
        <w:rPr>
          <w:lang w:val="pt-BR"/>
        </w:rPr>
      </w:pPr>
      <w:r>
        <w:rPr>
          <w:lang w:val="pt-BR"/>
        </w:rPr>
        <w:t>Diagnóstico e troubleshooting acelerado</w:t>
      </w:r>
    </w:p>
    <w:p w14:paraId="7519714D" w14:textId="77777777" w:rsidR="00EE7A22" w:rsidRPr="006B08D5" w:rsidRDefault="00EE7A22" w:rsidP="00EE7A22">
      <w:pPr>
        <w:pStyle w:val="PargrafodaLista"/>
        <w:numPr>
          <w:ilvl w:val="0"/>
          <w:numId w:val="21"/>
        </w:numPr>
        <w:rPr>
          <w:lang w:val="pt-BR"/>
        </w:rPr>
      </w:pPr>
      <w:r>
        <w:rPr>
          <w:lang w:val="pt-BR"/>
        </w:rPr>
        <w:t>Comissionamento guiado e à prova de falhas</w:t>
      </w:r>
    </w:p>
    <w:p w14:paraId="6C1C979F" w14:textId="77777777" w:rsidR="00EE7A22" w:rsidRPr="006B08D5" w:rsidRDefault="00EE7A22" w:rsidP="00EE7A22">
      <w:pPr>
        <w:pStyle w:val="PargrafodaLista"/>
        <w:numPr>
          <w:ilvl w:val="0"/>
          <w:numId w:val="21"/>
        </w:numPr>
        <w:rPr>
          <w:lang w:val="pt-BR"/>
        </w:rPr>
      </w:pPr>
      <w:r>
        <w:rPr>
          <w:lang w:val="pt-BR"/>
        </w:rPr>
        <w:t>Redução do tempo de instalação e ativação</w:t>
      </w:r>
    </w:p>
    <w:p w14:paraId="1FF1AA52" w14:textId="77777777" w:rsidR="00EE7A22" w:rsidRPr="006B08D5" w:rsidRDefault="00EE7A22" w:rsidP="00EE7A22">
      <w:pPr>
        <w:pStyle w:val="PargrafodaLista"/>
        <w:numPr>
          <w:ilvl w:val="0"/>
          <w:numId w:val="21"/>
        </w:numPr>
        <w:rPr>
          <w:lang w:val="pt-BR"/>
        </w:rPr>
      </w:pPr>
      <w:r>
        <w:rPr>
          <w:lang w:val="pt-BR"/>
        </w:rPr>
        <w:t>Suporte 24/7 em campo</w:t>
      </w:r>
    </w:p>
    <w:p w14:paraId="151FD380" w14:textId="77777777" w:rsidR="00EE7A22" w:rsidRPr="006B08D5" w:rsidRDefault="00EE7A22" w:rsidP="00EE7A22">
      <w:pPr>
        <w:pStyle w:val="PargrafodaLista"/>
        <w:numPr>
          <w:ilvl w:val="0"/>
          <w:numId w:val="21"/>
        </w:numPr>
        <w:rPr>
          <w:lang w:val="pt-BR"/>
        </w:rPr>
      </w:pPr>
      <w:r>
        <w:rPr>
          <w:lang w:val="pt-BR"/>
        </w:rPr>
        <w:t>Padronização entre diferentes equipes e prestadores</w:t>
      </w:r>
    </w:p>
    <w:p w14:paraId="01018276" w14:textId="77777777" w:rsidR="00EE7A22" w:rsidRPr="006B08D5" w:rsidRDefault="00EE7A22" w:rsidP="00EE7A22">
      <w:pPr>
        <w:pStyle w:val="PargrafodaLista"/>
        <w:numPr>
          <w:ilvl w:val="0"/>
          <w:numId w:val="21"/>
        </w:numPr>
        <w:rPr>
          <w:lang w:val="pt-BR"/>
        </w:rPr>
      </w:pPr>
      <w:r>
        <w:rPr>
          <w:lang w:val="pt-BR"/>
        </w:rPr>
        <w:t>Rastreabilidade e documentação automática</w:t>
      </w:r>
    </w:p>
    <w:p w14:paraId="31F69BBF" w14:textId="77777777" w:rsidR="00EE7A22" w:rsidRPr="006B08D5" w:rsidRDefault="00EE7A22" w:rsidP="00EE7A22">
      <w:pPr>
        <w:pStyle w:val="PargrafodaLista"/>
        <w:numPr>
          <w:ilvl w:val="0"/>
          <w:numId w:val="21"/>
        </w:numPr>
        <w:rPr>
          <w:lang w:val="pt-BR"/>
        </w:rPr>
      </w:pPr>
      <w:r>
        <w:rPr>
          <w:lang w:val="pt-BR"/>
        </w:rPr>
        <w:t>Identificação de incompatibilidades antes da instalação</w:t>
      </w:r>
    </w:p>
    <w:p w14:paraId="5CC1AEAD" w14:textId="77777777" w:rsidR="00EE7A22" w:rsidRPr="006B08D5" w:rsidRDefault="00EE7A22" w:rsidP="00EE7A22">
      <w:pPr>
        <w:pStyle w:val="PargrafodaLista"/>
        <w:numPr>
          <w:ilvl w:val="0"/>
          <w:numId w:val="21"/>
        </w:numPr>
        <w:rPr>
          <w:lang w:val="pt-BR"/>
        </w:rPr>
      </w:pPr>
      <w:r>
        <w:rPr>
          <w:lang w:val="pt-BR"/>
        </w:rPr>
        <w:t>. Menor dependência de manuais extensos</w:t>
      </w:r>
    </w:p>
    <w:p w14:paraId="0D570259" w14:textId="77777777" w:rsidR="00EE7A22" w:rsidRPr="006B08D5" w:rsidRDefault="00EE7A22" w:rsidP="00EE7A22">
      <w:pPr>
        <w:pStyle w:val="PargrafodaLista"/>
        <w:numPr>
          <w:ilvl w:val="0"/>
          <w:numId w:val="21"/>
        </w:numPr>
        <w:rPr>
          <w:lang w:val="pt-BR"/>
        </w:rPr>
      </w:pPr>
      <w:r>
        <w:rPr>
          <w:lang w:val="pt-BR"/>
        </w:rPr>
        <w:t>Aumento da segurança do técnico</w:t>
      </w:r>
    </w:p>
    <w:p w14:paraId="5E01C3E2" w14:textId="77777777" w:rsidR="00EE7A22" w:rsidRPr="006B08D5" w:rsidRDefault="00EE7A22" w:rsidP="00EE7A22">
      <w:pPr>
        <w:pStyle w:val="PargrafodaLista"/>
        <w:numPr>
          <w:ilvl w:val="0"/>
          <w:numId w:val="21"/>
        </w:numPr>
        <w:rPr>
          <w:lang w:val="pt-BR"/>
        </w:rPr>
      </w:pPr>
      <w:r>
        <w:rPr>
          <w:lang w:val="pt-BR"/>
        </w:rPr>
        <w:t>Eficiência no suporte pós-instalação</w:t>
      </w:r>
    </w:p>
    <w:p w14:paraId="330F4EC8" w14:textId="77777777" w:rsidR="003C1791" w:rsidRDefault="00000000">
      <w:pPr>
        <w:pStyle w:val="Ttulo1"/>
      </w:pPr>
      <w:bookmarkStart w:id="4" w:name="_Toc230003206"/>
      <w:r>
        <w:rPr>
          <w:color w:val="00538A"/>
        </w:rPr>
        <w:t>4. Tecnologias Selecionadas</w:t>
      </w:r>
      <w:bookmarkEnd w:id="4"/>
    </w:p>
    <w:p w14:paraId="6D4E199F" w14:textId="77777777" w:rsidR="003C1791" w:rsidRDefault="00000000">
      <w:pPr>
        <w:pStyle w:val="Ttulo2"/>
      </w:pPr>
      <w:bookmarkStart w:id="5" w:name="_Toc230003207"/>
      <w:r>
        <w:rPr>
          <w:color w:val="00538A"/>
        </w:rPr>
        <w:t>Modelo de Linguagem</w:t>
      </w:r>
      <w:bookmarkEnd w:id="5"/>
    </w:p>
    <w:tbl>
      <w:tblPr>
        <w:tblStyle w:val="Tabelacomgrade"/>
        <w:tblW w:w="0" w:type="auto"/>
        <w:tblLook w:val="04A0" w:firstRow="1" w:lastRow="0" w:firstColumn="1" w:lastColumn="0" w:noHBand="0" w:noVBand="1"/>
      </w:tblPr>
      <w:tblGrid>
        <w:gridCol w:w="4703"/>
        <w:gridCol w:w="4703"/>
      </w:tblGrid>
      <w:tr w:rsidR="003C1791" w14:paraId="0E597DC5" w14:textId="77777777">
        <w:tc>
          <w:tcPr>
            <w:tcW w:w="4703" w:type="dxa"/>
            <w:shd w:val="clear" w:color="auto" w:fill="00538A"/>
          </w:tcPr>
          <w:p w14:paraId="6839CB7A" w14:textId="77777777" w:rsidR="003C1791" w:rsidRPr="006B08D5" w:rsidRDefault="00000000" w:rsidP="001C5791">
            <w:pPr>
              <w:pStyle w:val="Semespaamentoeaesquerda"/>
              <w:rPr>
                <w:color w:val="FFFFFF" w:themeColor="background1"/>
              </w:rPr>
            </w:pPr>
            <w:r w:rsidRPr="006B08D5">
              <w:rPr>
                <w:color w:val="FFFFFF" w:themeColor="background1"/>
              </w:rPr>
              <w:t>Tecnologia</w:t>
            </w:r>
          </w:p>
        </w:tc>
        <w:tc>
          <w:tcPr>
            <w:tcW w:w="4703" w:type="dxa"/>
            <w:shd w:val="clear" w:color="auto" w:fill="00538A"/>
          </w:tcPr>
          <w:p w14:paraId="0C400055" w14:textId="77777777" w:rsidR="003C1791" w:rsidRPr="006B08D5" w:rsidRDefault="00000000" w:rsidP="001C5791">
            <w:pPr>
              <w:pStyle w:val="Semespaamentoeaesquerda"/>
              <w:rPr>
                <w:color w:val="FFFFFF" w:themeColor="background1"/>
              </w:rPr>
            </w:pPr>
            <w:r w:rsidRPr="006B08D5">
              <w:rPr>
                <w:color w:val="FFFFFF" w:themeColor="background1"/>
              </w:rPr>
              <w:t>Justificativa</w:t>
            </w:r>
          </w:p>
        </w:tc>
      </w:tr>
      <w:tr w:rsidR="003C1791" w:rsidRPr="00AE49FB" w14:paraId="2B1099AD" w14:textId="77777777">
        <w:tc>
          <w:tcPr>
            <w:tcW w:w="4703" w:type="dxa"/>
            <w:shd w:val="clear" w:color="auto" w:fill="D6E4F0"/>
          </w:tcPr>
          <w:p w14:paraId="1A3AAD95" w14:textId="77777777" w:rsidR="003C1791" w:rsidRDefault="00000000" w:rsidP="001C5791">
            <w:pPr>
              <w:pStyle w:val="Semespaamentoeaesquerda"/>
            </w:pPr>
            <w:r>
              <w:t>OpenAI GPT-4o-mini</w:t>
            </w:r>
          </w:p>
        </w:tc>
        <w:tc>
          <w:tcPr>
            <w:tcW w:w="4703" w:type="dxa"/>
            <w:shd w:val="clear" w:color="auto" w:fill="D6E4F0"/>
          </w:tcPr>
          <w:p w14:paraId="5821FDC0" w14:textId="77777777" w:rsidR="003C1791" w:rsidRPr="00666E3B" w:rsidRDefault="007566C5" w:rsidP="001C5791">
            <w:pPr>
              <w:pStyle w:val="Semespaamentoeaesquerda"/>
            </w:pPr>
            <w:r w:rsidRPr="00666E3B">
              <w:t>Equilíbrio entre custo e capacidade de raciocínio técnico. Suporta respostas precisas com contexto longo, essencial para injetar trechos de manuais.</w:t>
            </w:r>
          </w:p>
        </w:tc>
      </w:tr>
    </w:tbl>
    <w:p w14:paraId="36E43D0B" w14:textId="77777777" w:rsidR="003C1791" w:rsidRPr="00666E3B" w:rsidRDefault="003C1791">
      <w:pPr>
        <w:rPr>
          <w:lang w:val="pt-BR"/>
        </w:rPr>
      </w:pPr>
    </w:p>
    <w:p w14:paraId="6D069580" w14:textId="77777777" w:rsidR="003C1791" w:rsidRDefault="00000000">
      <w:pPr>
        <w:pStyle w:val="Ttulo2"/>
      </w:pPr>
      <w:bookmarkStart w:id="6" w:name="_Toc230003208"/>
      <w:r>
        <w:rPr>
          <w:color w:val="00538A"/>
        </w:rPr>
        <w:t>Framework de Orquestra</w:t>
      </w:r>
      <w:r w:rsidR="00E71ECF">
        <w:rPr>
          <w:color w:val="00538A"/>
        </w:rPr>
        <w:t>çã</w:t>
      </w:r>
      <w:r>
        <w:rPr>
          <w:color w:val="00538A"/>
        </w:rPr>
        <w:t>o</w:t>
      </w:r>
      <w:bookmarkEnd w:id="6"/>
    </w:p>
    <w:tbl>
      <w:tblPr>
        <w:tblStyle w:val="Tabelacomgrade"/>
        <w:tblW w:w="0" w:type="auto"/>
        <w:tblLook w:val="04A0" w:firstRow="1" w:lastRow="0" w:firstColumn="1" w:lastColumn="0" w:noHBand="0" w:noVBand="1"/>
      </w:tblPr>
      <w:tblGrid>
        <w:gridCol w:w="4703"/>
        <w:gridCol w:w="4703"/>
      </w:tblGrid>
      <w:tr w:rsidR="003C1791" w14:paraId="08AEE378" w14:textId="77777777">
        <w:tc>
          <w:tcPr>
            <w:tcW w:w="4703" w:type="dxa"/>
            <w:shd w:val="clear" w:color="auto" w:fill="00538A"/>
          </w:tcPr>
          <w:p w14:paraId="30A24CC8" w14:textId="77777777" w:rsidR="003C1791" w:rsidRPr="006B08D5" w:rsidRDefault="00000000" w:rsidP="001C5791">
            <w:pPr>
              <w:pStyle w:val="Semespaamentoeaesquerda"/>
              <w:rPr>
                <w:color w:val="FFFFFF" w:themeColor="background1"/>
              </w:rPr>
            </w:pPr>
            <w:r w:rsidRPr="006B08D5">
              <w:rPr>
                <w:color w:val="FFFFFF" w:themeColor="background1"/>
              </w:rPr>
              <w:t>Tecnologia</w:t>
            </w:r>
          </w:p>
        </w:tc>
        <w:tc>
          <w:tcPr>
            <w:tcW w:w="4703" w:type="dxa"/>
            <w:shd w:val="clear" w:color="auto" w:fill="00538A"/>
          </w:tcPr>
          <w:p w14:paraId="5D68631B" w14:textId="77777777" w:rsidR="003C1791" w:rsidRPr="006B08D5" w:rsidRDefault="00000000" w:rsidP="001C5791">
            <w:pPr>
              <w:pStyle w:val="Semespaamentoeaesquerda"/>
              <w:rPr>
                <w:color w:val="FFFFFF" w:themeColor="background1"/>
              </w:rPr>
            </w:pPr>
            <w:r w:rsidRPr="006B08D5">
              <w:rPr>
                <w:color w:val="FFFFFF" w:themeColor="background1"/>
              </w:rPr>
              <w:t>Justificativa</w:t>
            </w:r>
          </w:p>
        </w:tc>
      </w:tr>
      <w:tr w:rsidR="003C1791" w14:paraId="6EEBBD4B" w14:textId="77777777">
        <w:tc>
          <w:tcPr>
            <w:tcW w:w="4703" w:type="dxa"/>
            <w:shd w:val="clear" w:color="auto" w:fill="D6E4F0"/>
          </w:tcPr>
          <w:p w14:paraId="38593235" w14:textId="77777777" w:rsidR="003C1791" w:rsidRDefault="00000000" w:rsidP="001C5791">
            <w:pPr>
              <w:pStyle w:val="Semespaamentoeaesquerda"/>
            </w:pPr>
            <w:r>
              <w:t>LangChain + LangGraph</w:t>
            </w:r>
          </w:p>
        </w:tc>
        <w:tc>
          <w:tcPr>
            <w:tcW w:w="4703" w:type="dxa"/>
            <w:shd w:val="clear" w:color="auto" w:fill="D6E4F0"/>
          </w:tcPr>
          <w:p w14:paraId="50E7FD42" w14:textId="77777777" w:rsidR="003C1791" w:rsidRDefault="00000000" w:rsidP="001C5791">
            <w:pPr>
              <w:pStyle w:val="Semespaamentoeaesquerda"/>
            </w:pPr>
            <w:r w:rsidRPr="00666E3B">
              <w:t xml:space="preserve">Permite construir pipelines RAG modulares com grafo de </w:t>
            </w:r>
            <w:r w:rsidR="007566C5" w:rsidRPr="00666E3B">
              <w:t>execução</w:t>
            </w:r>
            <w:r w:rsidRPr="00666E3B">
              <w:t xml:space="preserve"> (retrieve -&gt; generate). </w:t>
            </w:r>
            <w:r>
              <w:t>LangGraph garante fluxo controlado e extensivel para futuras etapas.</w:t>
            </w:r>
          </w:p>
        </w:tc>
      </w:tr>
    </w:tbl>
    <w:p w14:paraId="64C9CACC" w14:textId="77777777" w:rsidR="003C1791" w:rsidRDefault="003C1791"/>
    <w:p w14:paraId="2C75EB52" w14:textId="77777777" w:rsidR="003C1791" w:rsidRDefault="00000000">
      <w:pPr>
        <w:pStyle w:val="Ttulo2"/>
      </w:pPr>
      <w:bookmarkStart w:id="7" w:name="_Toc230003209"/>
      <w:r>
        <w:rPr>
          <w:color w:val="00538A"/>
        </w:rPr>
        <w:t>Embeddings e Busca Semantica</w:t>
      </w:r>
      <w:bookmarkEnd w:id="7"/>
    </w:p>
    <w:tbl>
      <w:tblPr>
        <w:tblStyle w:val="Tabelacomgrade"/>
        <w:tblW w:w="0" w:type="auto"/>
        <w:tblLook w:val="04A0" w:firstRow="1" w:lastRow="0" w:firstColumn="1" w:lastColumn="0" w:noHBand="0" w:noVBand="1"/>
      </w:tblPr>
      <w:tblGrid>
        <w:gridCol w:w="4703"/>
        <w:gridCol w:w="4703"/>
      </w:tblGrid>
      <w:tr w:rsidR="003C1791" w14:paraId="6D83E8D4" w14:textId="77777777">
        <w:tc>
          <w:tcPr>
            <w:tcW w:w="4703" w:type="dxa"/>
            <w:shd w:val="clear" w:color="auto" w:fill="00538A"/>
          </w:tcPr>
          <w:p w14:paraId="42D18241" w14:textId="77777777" w:rsidR="003C1791" w:rsidRPr="006B08D5" w:rsidRDefault="00000000" w:rsidP="001C5791">
            <w:pPr>
              <w:pStyle w:val="Semespaamentoeaesquerda"/>
              <w:rPr>
                <w:color w:val="FFFFFF" w:themeColor="background1"/>
              </w:rPr>
            </w:pPr>
            <w:r w:rsidRPr="006B08D5">
              <w:rPr>
                <w:color w:val="FFFFFF" w:themeColor="background1"/>
              </w:rPr>
              <w:t>Tecnologia</w:t>
            </w:r>
          </w:p>
        </w:tc>
        <w:tc>
          <w:tcPr>
            <w:tcW w:w="4703" w:type="dxa"/>
            <w:shd w:val="clear" w:color="auto" w:fill="00538A"/>
          </w:tcPr>
          <w:p w14:paraId="7A7ECCCE" w14:textId="77777777" w:rsidR="003C1791" w:rsidRPr="006B08D5" w:rsidRDefault="00000000" w:rsidP="001C5791">
            <w:pPr>
              <w:pStyle w:val="Semespaamentoeaesquerda"/>
              <w:rPr>
                <w:color w:val="FFFFFF" w:themeColor="background1"/>
              </w:rPr>
            </w:pPr>
            <w:r w:rsidRPr="006B08D5">
              <w:rPr>
                <w:color w:val="FFFFFF" w:themeColor="background1"/>
              </w:rPr>
              <w:t>Justificativa</w:t>
            </w:r>
          </w:p>
        </w:tc>
      </w:tr>
      <w:tr w:rsidR="003C1791" w:rsidRPr="00AE49FB" w14:paraId="55B1B178" w14:textId="77777777">
        <w:tc>
          <w:tcPr>
            <w:tcW w:w="4703" w:type="dxa"/>
            <w:shd w:val="clear" w:color="auto" w:fill="D6E4F0"/>
          </w:tcPr>
          <w:p w14:paraId="7887FFBA" w14:textId="77777777" w:rsidR="003C1791" w:rsidRDefault="00000000" w:rsidP="001C5791">
            <w:pPr>
              <w:pStyle w:val="Semespaamentoeaesquerda"/>
            </w:pPr>
            <w:r>
              <w:t>OpenAI text-embedding-3-small</w:t>
            </w:r>
          </w:p>
        </w:tc>
        <w:tc>
          <w:tcPr>
            <w:tcW w:w="4703" w:type="dxa"/>
            <w:shd w:val="clear" w:color="auto" w:fill="D6E4F0"/>
          </w:tcPr>
          <w:p w14:paraId="146A865F" w14:textId="77777777" w:rsidR="003C1791" w:rsidRPr="00666E3B" w:rsidRDefault="00000000" w:rsidP="001C5791">
            <w:pPr>
              <w:pStyle w:val="Semespaamentoeaesquerda"/>
            </w:pPr>
            <w:r w:rsidRPr="00666E3B">
              <w:t xml:space="preserve">Modelo de embedding mais recente da OpenAI. Gera vetores de alta qualidade </w:t>
            </w:r>
            <w:r w:rsidRPr="00666E3B">
              <w:lastRenderedPageBreak/>
              <w:t xml:space="preserve">para busca </w:t>
            </w:r>
            <w:r w:rsidR="007566C5" w:rsidRPr="00666E3B">
              <w:t>semântica</w:t>
            </w:r>
            <w:r w:rsidRPr="00666E3B">
              <w:t xml:space="preserve"> com custo reduzido.</w:t>
            </w:r>
          </w:p>
        </w:tc>
      </w:tr>
      <w:tr w:rsidR="003C1791" w14:paraId="331B6E43" w14:textId="77777777">
        <w:tc>
          <w:tcPr>
            <w:tcW w:w="4703" w:type="dxa"/>
            <w:shd w:val="clear" w:color="auto" w:fill="FFFFFF"/>
          </w:tcPr>
          <w:p w14:paraId="1CF222F6" w14:textId="77777777" w:rsidR="003C1791" w:rsidRDefault="00000000" w:rsidP="001C5791">
            <w:pPr>
              <w:pStyle w:val="Semespaamentoeaesquerda"/>
            </w:pPr>
            <w:r>
              <w:lastRenderedPageBreak/>
              <w:t>InMemoryVectorStore (</w:t>
            </w:r>
            <w:r w:rsidR="007566C5">
              <w:t>LangChain</w:t>
            </w:r>
            <w:r>
              <w:t>)</w:t>
            </w:r>
          </w:p>
        </w:tc>
        <w:tc>
          <w:tcPr>
            <w:tcW w:w="4703" w:type="dxa"/>
            <w:shd w:val="clear" w:color="auto" w:fill="FFFFFF"/>
          </w:tcPr>
          <w:p w14:paraId="1033ED18" w14:textId="17B06195" w:rsidR="003C1791" w:rsidRDefault="007566C5" w:rsidP="001C5791">
            <w:pPr>
              <w:pStyle w:val="Semespaamentoeaesquerda"/>
            </w:pPr>
            <w:r w:rsidRPr="00666E3B">
              <w:t xml:space="preserve">Solução simples para protótipo sem necessidade de servidor externo. </w:t>
            </w:r>
            <w:r w:rsidR="00AE49FB">
              <w:t>Escalável</w:t>
            </w:r>
            <w:r>
              <w:t xml:space="preserve"> para FAISS ou Pinecone em producao.</w:t>
            </w:r>
          </w:p>
        </w:tc>
      </w:tr>
    </w:tbl>
    <w:p w14:paraId="3E61D130" w14:textId="77777777" w:rsidR="003C1791" w:rsidRDefault="003C1791"/>
    <w:p w14:paraId="49A2F7E7" w14:textId="77777777" w:rsidR="003C1791" w:rsidRDefault="00000000">
      <w:pPr>
        <w:pStyle w:val="Ttulo2"/>
      </w:pPr>
      <w:bookmarkStart w:id="8" w:name="_Toc230003210"/>
      <w:r>
        <w:rPr>
          <w:color w:val="00538A"/>
        </w:rPr>
        <w:t>Infraestrutura</w:t>
      </w:r>
      <w:bookmarkEnd w:id="8"/>
    </w:p>
    <w:tbl>
      <w:tblPr>
        <w:tblStyle w:val="Tabelacomgrade"/>
        <w:tblW w:w="0" w:type="auto"/>
        <w:tblLook w:val="04A0" w:firstRow="1" w:lastRow="0" w:firstColumn="1" w:lastColumn="0" w:noHBand="0" w:noVBand="1"/>
      </w:tblPr>
      <w:tblGrid>
        <w:gridCol w:w="4703"/>
        <w:gridCol w:w="4703"/>
      </w:tblGrid>
      <w:tr w:rsidR="003C1791" w14:paraId="7E5AFBF8" w14:textId="77777777">
        <w:tc>
          <w:tcPr>
            <w:tcW w:w="4703" w:type="dxa"/>
            <w:shd w:val="clear" w:color="auto" w:fill="00538A"/>
          </w:tcPr>
          <w:p w14:paraId="0C0D2E1D" w14:textId="77777777" w:rsidR="003C1791" w:rsidRPr="006B08D5" w:rsidRDefault="00000000" w:rsidP="001C5791">
            <w:pPr>
              <w:pStyle w:val="Semespaamentoeaesquerda"/>
              <w:rPr>
                <w:color w:val="FFFFFF" w:themeColor="background1"/>
              </w:rPr>
            </w:pPr>
            <w:r w:rsidRPr="006B08D5">
              <w:rPr>
                <w:color w:val="FFFFFF" w:themeColor="background1"/>
              </w:rPr>
              <w:t>Tecnologia</w:t>
            </w:r>
          </w:p>
        </w:tc>
        <w:tc>
          <w:tcPr>
            <w:tcW w:w="4703" w:type="dxa"/>
            <w:shd w:val="clear" w:color="auto" w:fill="00538A"/>
          </w:tcPr>
          <w:p w14:paraId="70AED62A" w14:textId="77777777" w:rsidR="003C1791" w:rsidRPr="006B08D5" w:rsidRDefault="00000000" w:rsidP="001C5791">
            <w:pPr>
              <w:pStyle w:val="Semespaamentoeaesquerda"/>
              <w:rPr>
                <w:color w:val="FFFFFF" w:themeColor="background1"/>
              </w:rPr>
            </w:pPr>
            <w:r w:rsidRPr="006B08D5">
              <w:rPr>
                <w:color w:val="FFFFFF" w:themeColor="background1"/>
              </w:rPr>
              <w:t>Justificativa</w:t>
            </w:r>
          </w:p>
        </w:tc>
      </w:tr>
      <w:tr w:rsidR="003C1791" w:rsidRPr="00AE49FB" w14:paraId="5E3B802B" w14:textId="77777777">
        <w:tc>
          <w:tcPr>
            <w:tcW w:w="4703" w:type="dxa"/>
            <w:shd w:val="clear" w:color="auto" w:fill="D6E4F0"/>
          </w:tcPr>
          <w:p w14:paraId="03815CE6" w14:textId="77777777" w:rsidR="003C1791" w:rsidRDefault="00000000" w:rsidP="001C5791">
            <w:pPr>
              <w:pStyle w:val="Semespaamentoeaesquerda"/>
            </w:pPr>
            <w:r>
              <w:t>Google Colab</w:t>
            </w:r>
          </w:p>
        </w:tc>
        <w:tc>
          <w:tcPr>
            <w:tcW w:w="4703" w:type="dxa"/>
            <w:shd w:val="clear" w:color="auto" w:fill="D6E4F0"/>
          </w:tcPr>
          <w:p w14:paraId="14D58427" w14:textId="77777777" w:rsidR="003C1791" w:rsidRPr="00666E3B" w:rsidRDefault="00000000" w:rsidP="001C5791">
            <w:pPr>
              <w:pStyle w:val="Semespaamentoeaesquerda"/>
            </w:pPr>
            <w:r w:rsidRPr="00666E3B">
              <w:t xml:space="preserve">Ambiente gratuito com GPU </w:t>
            </w:r>
            <w:r w:rsidR="007566C5" w:rsidRPr="00666E3B">
              <w:t>disponível</w:t>
            </w:r>
            <w:r w:rsidRPr="00666E3B">
              <w:t>, sem necessidade de infraestrutura local.</w:t>
            </w:r>
          </w:p>
        </w:tc>
      </w:tr>
      <w:tr w:rsidR="003C1791" w:rsidRPr="00AE49FB" w14:paraId="3124D33E" w14:textId="77777777">
        <w:tc>
          <w:tcPr>
            <w:tcW w:w="4703" w:type="dxa"/>
            <w:shd w:val="clear" w:color="auto" w:fill="FFFFFF"/>
          </w:tcPr>
          <w:p w14:paraId="2BB0CDB6" w14:textId="77777777" w:rsidR="003C1791" w:rsidRDefault="00000000" w:rsidP="001C5791">
            <w:pPr>
              <w:pStyle w:val="Semespaamentoeaesquerda"/>
            </w:pPr>
            <w:r>
              <w:t>Google Drive (p</w:t>
            </w:r>
            <w:r w:rsidR="00E71ECF">
              <w:t>ú</w:t>
            </w:r>
            <w:r>
              <w:t>blico)</w:t>
            </w:r>
          </w:p>
        </w:tc>
        <w:tc>
          <w:tcPr>
            <w:tcW w:w="4703" w:type="dxa"/>
            <w:shd w:val="clear" w:color="auto" w:fill="FFFFFF"/>
          </w:tcPr>
          <w:p w14:paraId="38D07BA9" w14:textId="77777777" w:rsidR="003C1791" w:rsidRPr="00666E3B" w:rsidRDefault="00000000" w:rsidP="001C5791">
            <w:pPr>
              <w:pStyle w:val="Semespaamentoeaesquerda"/>
            </w:pPr>
            <w:r w:rsidRPr="00666E3B">
              <w:t xml:space="preserve">Armazenamento e </w:t>
            </w:r>
            <w:r w:rsidR="007566C5" w:rsidRPr="00666E3B">
              <w:t>distribuição</w:t>
            </w:r>
            <w:r w:rsidRPr="00666E3B">
              <w:t xml:space="preserve"> dos arquivos — qualquer membro do grupo acessa sem </w:t>
            </w:r>
            <w:r w:rsidR="007566C5" w:rsidRPr="00666E3B">
              <w:t>configuração</w:t>
            </w:r>
            <w:r w:rsidRPr="00666E3B">
              <w:t>.</w:t>
            </w:r>
          </w:p>
        </w:tc>
      </w:tr>
      <w:tr w:rsidR="003C1791" w:rsidRPr="00AE49FB" w14:paraId="61A2D083" w14:textId="77777777">
        <w:tc>
          <w:tcPr>
            <w:tcW w:w="4703" w:type="dxa"/>
            <w:shd w:val="clear" w:color="auto" w:fill="D6E4F0"/>
          </w:tcPr>
          <w:p w14:paraId="6CC8CAFC" w14:textId="5A2EBDE9" w:rsidR="003C1791" w:rsidRDefault="00AE49FB" w:rsidP="001C5791">
            <w:pPr>
              <w:pStyle w:val="Semespaamentoeaesquerda"/>
            </w:pPr>
            <w:r>
              <w:t>G</w:t>
            </w:r>
            <w:r w:rsidR="00000000">
              <w:t>down</w:t>
            </w:r>
          </w:p>
        </w:tc>
        <w:tc>
          <w:tcPr>
            <w:tcW w:w="4703" w:type="dxa"/>
            <w:shd w:val="clear" w:color="auto" w:fill="D6E4F0"/>
          </w:tcPr>
          <w:p w14:paraId="6E20211A" w14:textId="77777777" w:rsidR="003C1791" w:rsidRPr="00666E3B" w:rsidRDefault="00000000" w:rsidP="001C5791">
            <w:pPr>
              <w:pStyle w:val="Semespaamentoeaesquerda"/>
            </w:pPr>
            <w:r w:rsidRPr="00666E3B">
              <w:t xml:space="preserve">Download </w:t>
            </w:r>
            <w:r w:rsidR="007566C5" w:rsidRPr="00666E3B">
              <w:t>automático</w:t>
            </w:r>
            <w:r w:rsidRPr="00666E3B">
              <w:t xml:space="preserve"> das pastas do Drive por ID, sem necessidade de </w:t>
            </w:r>
            <w:r w:rsidR="007566C5" w:rsidRPr="00666E3B">
              <w:t>autenticação</w:t>
            </w:r>
            <w:r w:rsidRPr="00666E3B">
              <w:t>.</w:t>
            </w:r>
          </w:p>
        </w:tc>
      </w:tr>
    </w:tbl>
    <w:p w14:paraId="3E262B59" w14:textId="77777777" w:rsidR="003C1791" w:rsidRPr="00666E3B" w:rsidRDefault="003C1791">
      <w:pPr>
        <w:rPr>
          <w:lang w:val="pt-BR"/>
        </w:rPr>
      </w:pPr>
    </w:p>
    <w:p w14:paraId="5959D58A" w14:textId="77777777" w:rsidR="003C1791" w:rsidRPr="00666E3B" w:rsidRDefault="00000000">
      <w:pPr>
        <w:pStyle w:val="Ttulo1"/>
        <w:rPr>
          <w:lang w:val="pt-BR"/>
        </w:rPr>
      </w:pPr>
      <w:bookmarkStart w:id="9" w:name="_Toc230003211"/>
      <w:r w:rsidRPr="00666E3B">
        <w:rPr>
          <w:color w:val="00538A"/>
          <w:lang w:val="pt-BR"/>
        </w:rPr>
        <w:t>5. Fontes de Conhecimento (Base RAG)</w:t>
      </w:r>
      <w:bookmarkEnd w:id="9"/>
    </w:p>
    <w:tbl>
      <w:tblPr>
        <w:tblStyle w:val="Tabelacomgrade"/>
        <w:tblW w:w="0" w:type="auto"/>
        <w:tblLook w:val="04A0" w:firstRow="1" w:lastRow="0" w:firstColumn="1" w:lastColumn="0" w:noHBand="0" w:noVBand="1"/>
      </w:tblPr>
      <w:tblGrid>
        <w:gridCol w:w="4703"/>
        <w:gridCol w:w="4703"/>
      </w:tblGrid>
      <w:tr w:rsidR="003C1791" w14:paraId="286348B2" w14:textId="77777777">
        <w:tc>
          <w:tcPr>
            <w:tcW w:w="4703" w:type="dxa"/>
            <w:shd w:val="clear" w:color="auto" w:fill="00538A"/>
          </w:tcPr>
          <w:p w14:paraId="6661F1A9" w14:textId="77777777" w:rsidR="003C1791" w:rsidRPr="006B08D5" w:rsidRDefault="00000000" w:rsidP="001C5791">
            <w:pPr>
              <w:pStyle w:val="Semespaamentoeaesquerda"/>
              <w:rPr>
                <w:color w:val="FFFFFF" w:themeColor="background1"/>
              </w:rPr>
            </w:pPr>
            <w:r w:rsidRPr="006B08D5">
              <w:rPr>
                <w:color w:val="FFFFFF" w:themeColor="background1"/>
              </w:rPr>
              <w:t>Fonte</w:t>
            </w:r>
          </w:p>
        </w:tc>
        <w:tc>
          <w:tcPr>
            <w:tcW w:w="4703" w:type="dxa"/>
            <w:shd w:val="clear" w:color="auto" w:fill="00538A"/>
          </w:tcPr>
          <w:p w14:paraId="5680DB20" w14:textId="77777777" w:rsidR="003C1791" w:rsidRPr="006B08D5" w:rsidRDefault="00000000" w:rsidP="001C5791">
            <w:pPr>
              <w:pStyle w:val="Semespaamentoeaesquerda"/>
              <w:rPr>
                <w:color w:val="FFFFFF" w:themeColor="background1"/>
              </w:rPr>
            </w:pPr>
            <w:r w:rsidRPr="006B08D5">
              <w:rPr>
                <w:color w:val="FFFFFF" w:themeColor="background1"/>
              </w:rPr>
              <w:t>Conteudo</w:t>
            </w:r>
          </w:p>
        </w:tc>
      </w:tr>
      <w:tr w:rsidR="003C1791" w:rsidRPr="00AE49FB" w14:paraId="6DABD0AB" w14:textId="77777777">
        <w:tc>
          <w:tcPr>
            <w:tcW w:w="4703" w:type="dxa"/>
            <w:shd w:val="clear" w:color="auto" w:fill="D6E4F0"/>
          </w:tcPr>
          <w:p w14:paraId="03E8A7FD" w14:textId="77777777" w:rsidR="003C1791" w:rsidRDefault="00000000" w:rsidP="001C5791">
            <w:pPr>
              <w:pStyle w:val="Semespaamentoeaesquerda"/>
            </w:pPr>
            <w:r>
              <w:t>PDFs GoodWe HCA G2</w:t>
            </w:r>
          </w:p>
        </w:tc>
        <w:tc>
          <w:tcPr>
            <w:tcW w:w="4703" w:type="dxa"/>
            <w:shd w:val="clear" w:color="auto" w:fill="D6E4F0"/>
          </w:tcPr>
          <w:p w14:paraId="0F8147CA" w14:textId="77777777" w:rsidR="003C1791" w:rsidRPr="00666E3B" w:rsidRDefault="00000000" w:rsidP="001C5791">
            <w:pPr>
              <w:pStyle w:val="Semespaamentoeaesquerda"/>
            </w:pPr>
            <w:r w:rsidRPr="00666E3B">
              <w:t xml:space="preserve">Datasheets (PT/EN/ES/TR), Manual do Usuario (PT), Guia de </w:t>
            </w:r>
            <w:r w:rsidR="007566C5" w:rsidRPr="00666E3B">
              <w:t>Instalação</w:t>
            </w:r>
            <w:r w:rsidRPr="00666E3B">
              <w:t xml:space="preserve"> </w:t>
            </w:r>
            <w:r w:rsidR="007566C5" w:rsidRPr="00666E3B">
              <w:t>Rápida</w:t>
            </w:r>
            <w:r w:rsidRPr="00666E3B">
              <w:t>, Certificados CE, CB, RETIE, EN 303 645, RCM</w:t>
            </w:r>
          </w:p>
        </w:tc>
      </w:tr>
      <w:tr w:rsidR="003C1791" w:rsidRPr="00AE49FB" w14:paraId="1DDC6185" w14:textId="77777777">
        <w:tc>
          <w:tcPr>
            <w:tcW w:w="4703" w:type="dxa"/>
            <w:shd w:val="clear" w:color="auto" w:fill="FFFFFF"/>
          </w:tcPr>
          <w:p w14:paraId="73712A7A" w14:textId="77777777" w:rsidR="003C1791" w:rsidRDefault="00000000" w:rsidP="001C5791">
            <w:pPr>
              <w:pStyle w:val="Semespaamentoeaesquerda"/>
            </w:pPr>
            <w:r>
              <w:t>Site br.goodwe.com</w:t>
            </w:r>
          </w:p>
        </w:tc>
        <w:tc>
          <w:tcPr>
            <w:tcW w:w="4703" w:type="dxa"/>
            <w:shd w:val="clear" w:color="auto" w:fill="FFFFFF"/>
          </w:tcPr>
          <w:p w14:paraId="57777BFC" w14:textId="77777777" w:rsidR="003C1791" w:rsidRPr="00666E3B" w:rsidRDefault="00000000" w:rsidP="001C5791">
            <w:pPr>
              <w:pStyle w:val="Semespaamentoeaesquerda"/>
            </w:pPr>
            <w:r w:rsidRPr="00666E3B">
              <w:t xml:space="preserve">Todas as </w:t>
            </w:r>
            <w:r w:rsidR="006B08D5" w:rsidRPr="00666E3B">
              <w:t>páginas</w:t>
            </w:r>
            <w:r w:rsidRPr="00666E3B">
              <w:t xml:space="preserve"> rastreadas recursivamente via RecursiveUrlLoader (profundidade 3)</w:t>
            </w:r>
          </w:p>
        </w:tc>
      </w:tr>
      <w:tr w:rsidR="003C1791" w14:paraId="42D16AB7" w14:textId="77777777">
        <w:tc>
          <w:tcPr>
            <w:tcW w:w="4703" w:type="dxa"/>
            <w:shd w:val="clear" w:color="auto" w:fill="D6E4F0"/>
          </w:tcPr>
          <w:p w14:paraId="2A95DF2B" w14:textId="77777777" w:rsidR="003C1791" w:rsidRDefault="00000000" w:rsidP="001C5791">
            <w:pPr>
              <w:pStyle w:val="Semespaamentoeaesquerda"/>
            </w:pPr>
            <w:r>
              <w:t>Documentos do Desafio FIAP</w:t>
            </w:r>
          </w:p>
        </w:tc>
        <w:tc>
          <w:tcPr>
            <w:tcW w:w="4703" w:type="dxa"/>
            <w:shd w:val="clear" w:color="auto" w:fill="D6E4F0"/>
          </w:tcPr>
          <w:p w14:paraId="529F42C5" w14:textId="77777777" w:rsidR="003C1791" w:rsidRDefault="00000000" w:rsidP="001C5791">
            <w:pPr>
              <w:pStyle w:val="Semespaamentoeaesquerda"/>
            </w:pPr>
            <w:r>
              <w:t>Briefings, apresentacoes e especificacoes do EV Challenge 2026</w:t>
            </w:r>
          </w:p>
        </w:tc>
      </w:tr>
      <w:tr w:rsidR="003C1791" w:rsidRPr="00AE49FB" w14:paraId="3CB19979" w14:textId="77777777">
        <w:tc>
          <w:tcPr>
            <w:tcW w:w="4703" w:type="dxa"/>
            <w:shd w:val="clear" w:color="auto" w:fill="FFFFFF"/>
          </w:tcPr>
          <w:p w14:paraId="76F7BE93" w14:textId="77777777" w:rsidR="003C1791" w:rsidRDefault="00000000" w:rsidP="001C5791">
            <w:pPr>
              <w:pStyle w:val="Semespaamentoeaesquerda"/>
            </w:pPr>
            <w:r>
              <w:t>Video de instalacao</w:t>
            </w:r>
          </w:p>
        </w:tc>
        <w:tc>
          <w:tcPr>
            <w:tcW w:w="4703" w:type="dxa"/>
            <w:shd w:val="clear" w:color="auto" w:fill="FFFFFF"/>
          </w:tcPr>
          <w:p w14:paraId="19571447" w14:textId="77777777" w:rsidR="003C1791" w:rsidRPr="00666E3B" w:rsidRDefault="007566C5" w:rsidP="001C5791">
            <w:pPr>
              <w:pStyle w:val="Semespaamentoeaesquerda"/>
            </w:pPr>
            <w:r w:rsidRPr="00666E3B">
              <w:t>Transcrição via Whisper (OpenAI) — opcional</w:t>
            </w:r>
          </w:p>
        </w:tc>
      </w:tr>
      <w:tr w:rsidR="00DB472A" w:rsidRPr="00DB472A" w14:paraId="26FB434A" w14:textId="77777777">
        <w:tc>
          <w:tcPr>
            <w:tcW w:w="4703" w:type="dxa"/>
            <w:shd w:val="clear" w:color="auto" w:fill="FFFFFF"/>
          </w:tcPr>
          <w:p w14:paraId="2CBAD1EE" w14:textId="17F83B28" w:rsidR="00DB472A" w:rsidRDefault="00DB472A" w:rsidP="00DB472A">
            <w:pPr>
              <w:pStyle w:val="Semespaamentoeaesquerda"/>
            </w:pPr>
            <w:ins w:id="10" w:author="Claude" w:date="2026-05-18T00:00:00Z">
              <w:r>
                <w:t>FAQ Hardcoded (3 documentos Q&amp;A)</w:t>
              </w:r>
            </w:ins>
          </w:p>
        </w:tc>
        <w:tc>
          <w:tcPr>
            <w:tcW w:w="4703" w:type="dxa"/>
            <w:shd w:val="clear" w:color="auto" w:fill="FFFFFF"/>
          </w:tcPr>
          <w:p w14:paraId="161461DE" w14:textId="29022B20" w:rsidR="00DB472A" w:rsidRPr="00666E3B" w:rsidRDefault="00DB472A" w:rsidP="00DB472A">
            <w:pPr>
              <w:pStyle w:val="Semespaamentoeaesquerda"/>
            </w:pPr>
            <w:commentRangeStart w:id="11"/>
            <w:ins w:id="12" w:author="Claude" w:date="2026-05-18T00:00:00Z">
              <w:r>
                <w:t>Notificações LED e fim de carregamento; certificações internacionais; protocolo OCPP e integração HCA G2</w:t>
              </w:r>
            </w:ins>
            <w:commentRangeEnd w:id="11"/>
            <w:r w:rsidRPr="00666E3B">
              <w:rPr>
                <w:rStyle w:val="Refdecomentrio"/>
                <w:sz w:val="24"/>
                <w:szCs w:val="22"/>
              </w:rPr>
              <w:commentReference w:id="11"/>
            </w:r>
          </w:p>
        </w:tc>
      </w:tr>
    </w:tbl>
    <w:p w14:paraId="04597AD9" w14:textId="77777777" w:rsidR="003C1791" w:rsidRPr="00666E3B" w:rsidRDefault="003C1791">
      <w:pPr>
        <w:rPr>
          <w:lang w:val="pt-BR"/>
        </w:rPr>
      </w:pPr>
    </w:p>
    <w:p w14:paraId="77CA79AC" w14:textId="635CE53A" w:rsidR="003C1791" w:rsidRDefault="00000000" w:rsidP="00D35CA0">
      <w:pPr>
        <w:pStyle w:val="Ttulo1"/>
        <w:numPr>
          <w:ilvl w:val="0"/>
          <w:numId w:val="31"/>
        </w:numPr>
        <w:ind w:left="993" w:hanging="284"/>
        <w:rPr>
          <w:color w:val="00538A"/>
          <w:lang w:val="pt-BR"/>
        </w:rPr>
      </w:pPr>
      <w:bookmarkStart w:id="13" w:name="_Toc230003212"/>
      <w:r w:rsidRPr="00666E3B">
        <w:rPr>
          <w:color w:val="00538A"/>
          <w:lang w:val="pt-BR"/>
        </w:rPr>
        <w:t>Fluxograma de Funcionamento (RAG)</w:t>
      </w:r>
      <w:bookmarkEnd w:id="13"/>
    </w:p>
    <w:p w14:paraId="04BFB1EF" w14:textId="77777777" w:rsidR="00F04815" w:rsidRPr="006B08D5" w:rsidRDefault="00F04815" w:rsidP="00F04815">
      <w:pPr>
        <w:rPr>
          <w:lang w:val="pt-BR"/>
        </w:rPr>
      </w:pPr>
      <w:r>
        <w:rPr>
          <w:lang w:val="pt-BR"/>
        </w:rPr>
        <w:t>O pipeline foi modelado em dois padrões, disponíveis na Seção 11 do notebook:</w:t>
      </w:r>
      <w:r>
        <w:rPr>
          <w:lang w:val="pt-BR"/>
        </w:rPr>
        <w:br/>
        <w:t xml:space="preserve">  • Fluxograma ANSI/ISO (ISO 5807 / ANSI X3.5) — padrão clássico de programação</w:t>
      </w:r>
      <w:r>
        <w:rPr>
          <w:lang w:val="pt-BR"/>
        </w:rPr>
        <w:br/>
        <w:t xml:space="preserve">  • Diagrama de Atividades UML 2.x — padrão moderno de software</w:t>
      </w:r>
    </w:p>
    <w:p w14:paraId="4919DD83" w14:textId="77777777" w:rsidR="00F04815" w:rsidRPr="00AE49FB" w:rsidRDefault="00F04815" w:rsidP="00F04815">
      <w:pPr>
        <w:pStyle w:val="PargrafodaLista"/>
        <w:numPr>
          <w:ilvl w:val="0"/>
          <w:numId w:val="24"/>
        </w:numPr>
        <w:rPr>
          <w:bCs/>
          <w:lang w:val="pt-BR"/>
        </w:rPr>
      </w:pPr>
      <w:r>
        <w:rPr>
          <w:bCs/>
          <w:lang w:val="pt-BR"/>
        </w:rPr>
        <w:lastRenderedPageBreak/>
        <w:t>ENTRADA DO USUÁRIO:</w:t>
      </w:r>
    </w:p>
    <w:p w14:paraId="0053D392" w14:textId="77777777" w:rsidR="00F04815" w:rsidRPr="00AE49FB" w:rsidRDefault="00F04815" w:rsidP="00F04815">
      <w:pPr>
        <w:rPr>
          <w:bCs/>
          <w:lang w:val="pt-BR"/>
        </w:rPr>
      </w:pPr>
      <w:r>
        <w:rPr>
          <w:bCs/>
          <w:lang w:val="pt-BR"/>
        </w:rPr>
        <w:t>Usuário envia mensagem em linguagem natural. Gateway API executa validação e autenticação. Entrada inválida → resposta de erro → FIM.</w:t>
      </w:r>
    </w:p>
    <w:p w14:paraId="2AE82783" w14:textId="77777777" w:rsidR="00F04815" w:rsidRPr="00AE49FB" w:rsidRDefault="00F04815" w:rsidP="00F04815">
      <w:pPr>
        <w:pStyle w:val="PargrafodaLista"/>
        <w:numPr>
          <w:ilvl w:val="0"/>
          <w:numId w:val="24"/>
        </w:numPr>
        <w:rPr>
          <w:bCs/>
          <w:lang w:val="pt-BR"/>
        </w:rPr>
      </w:pPr>
      <w:r>
        <w:rPr>
          <w:bCs/>
          <w:lang w:val="pt-BR"/>
        </w:rPr>
        <w:t>PRÉ-PROCESSAMENTO NLP:</w:t>
      </w:r>
    </w:p>
    <w:p w14:paraId="27408B29" w14:textId="09467FB2" w:rsidR="00F04815" w:rsidRPr="00AE49FB" w:rsidRDefault="00F04815" w:rsidP="00F04815">
      <w:pPr>
        <w:rPr>
          <w:bCs/>
          <w:lang w:val="pt-BR"/>
        </w:rPr>
      </w:pPr>
      <w:commentRangeStart w:id="14"/>
      <w:r>
        <w:rPr>
          <w:bCs/>
          <w:lang w:val="pt-BR"/>
        </w:rPr>
        <w:t>[Não implementado no notebook — o pipeline RAG recebe a pergunta diretamente sem etapa de tokenização/stemming/NLU separada.]</w:t>
      </w:r>
      <w:commentRangeEnd w:id="14"/>
      <w:r w:rsidRPr="00AE49FB">
        <w:rPr>
          <w:rStyle w:val="Refdecomentrio"/>
          <w:bCs/>
          <w:sz w:val="24"/>
          <w:szCs w:val="22"/>
          <w:lang w:val="pt-BR"/>
        </w:rPr>
        <w:commentReference w:id="14"/>
      </w:r>
    </w:p>
    <w:p w14:paraId="72275917" w14:textId="77777777" w:rsidR="00F04815" w:rsidRPr="00AE49FB" w:rsidRDefault="00F04815" w:rsidP="00F04815">
      <w:pPr>
        <w:pStyle w:val="PargrafodaLista"/>
        <w:numPr>
          <w:ilvl w:val="0"/>
          <w:numId w:val="24"/>
        </w:numPr>
        <w:rPr>
          <w:bCs/>
          <w:lang w:val="pt-BR"/>
        </w:rPr>
      </w:pPr>
      <w:r>
        <w:rPr>
          <w:bCs/>
          <w:lang w:val="pt-BR"/>
        </w:rPr>
        <w:t>IDENTIFICAÇÃO DE INTENÇÃO — tratamento de não compreensão:</w:t>
      </w:r>
    </w:p>
    <w:p w14:paraId="6A91C635" w14:textId="709D7EA4" w:rsidR="00F04815" w:rsidRDefault="00F04815" w:rsidP="00F04815">
      <w:pPr>
        <w:rPr>
          <w:bCs/>
          <w:lang w:val="pt-BR"/>
        </w:rPr>
      </w:pPr>
      <w:commentRangeStart w:id="15"/>
      <w:r>
        <w:rPr>
          <w:bCs/>
          <w:lang w:val="pt-BR"/>
        </w:rPr>
        <w:t>[Não implementado — lógica de intent classification e retry não existe no notebook atual.]</w:t>
      </w:r>
    </w:p>
    <w:p w14:paraId="756DCD05" w14:textId="65105582" w:rsidR="00F04815" w:rsidRPr="00AE49FB" w:rsidRDefault="00F04815" w:rsidP="00F04815">
      <w:pPr>
        <w:rPr>
          <w:bCs/>
          <w:lang w:val="pt-BR"/>
        </w:rPr>
      </w:pPr>
      <w:r>
        <w:rPr>
          <w:bCs/>
          <w:lang w:val="pt-BR"/>
        </w:rPr>
        <w:t>[Não implementado — escalonamento para agente humano não existe no notebook Sprint 1.]</w:t>
      </w:r>
      <w:commentRangeEnd w:id="15"/>
      <w:r w:rsidRPr="00AE49FB">
        <w:rPr>
          <w:rStyle w:val="Refdecomentrio"/>
          <w:bCs/>
          <w:sz w:val="24"/>
          <w:szCs w:val="22"/>
          <w:lang w:val="pt-BR"/>
        </w:rPr>
        <w:commentReference w:id="15"/>
      </w:r>
    </w:p>
    <w:p w14:paraId="105F3CFE" w14:textId="77777777" w:rsidR="00F04815" w:rsidRPr="00AE49FB" w:rsidRDefault="00F04815" w:rsidP="00F04815">
      <w:pPr>
        <w:pStyle w:val="PargrafodaLista"/>
        <w:numPr>
          <w:ilvl w:val="0"/>
          <w:numId w:val="24"/>
        </w:numPr>
        <w:rPr>
          <w:bCs/>
          <w:lang w:val="pt-BR"/>
        </w:rPr>
      </w:pPr>
      <w:r>
        <w:rPr>
          <w:bCs/>
          <w:lang w:val="pt-BR"/>
        </w:rPr>
        <w:t>BUSCA RAG — ETAPA RETRIEVE:</w:t>
      </w:r>
    </w:p>
    <w:p w14:paraId="30B39FA3" w14:textId="1883DEE2" w:rsidR="00F04815" w:rsidRPr="00AE49FB" w:rsidRDefault="00F04815" w:rsidP="00F04815">
      <w:pPr>
        <w:rPr>
          <w:bCs/>
          <w:lang w:val="pt-BR"/>
        </w:rPr>
      </w:pPr>
      <w:r>
        <w:rPr>
          <w:bCs/>
          <w:lang w:val="pt-BR"/>
        </w:rPr>
        <w:t xml:space="preserve">Vetor da pergunta comparado ao banco vetorial (InMemoryVectorStore, </w:t>
      </w:r>
      <w:commentRangeStart w:id="16"/>
      <w:commentRangeStart w:id="17"/>
      <w:r>
        <w:rPr>
          <w:bCs/>
          <w:lang w:val="pt-BR"/>
        </w:rPr>
        <w:t>k=3 no modo interativo [k=4 usado apenas nos testes automatizados LangGraph]). Fontes: PDFs GoodWe HCA G2 + site br.goodwe.com + docs FIAP. [REST/gRPC via backend: não implementado na Sprint 1 — previsto para Sprint 2.]</w:t>
      </w:r>
      <w:commentRangeEnd w:id="17"/>
      <w:r w:rsidRPr="00AE49FB">
        <w:rPr>
          <w:rStyle w:val="Refdecomentrio"/>
          <w:bCs/>
          <w:sz w:val="24"/>
          <w:szCs w:val="22"/>
          <w:lang w:val="pt-BR"/>
        </w:rPr>
        <w:commentReference w:id="17"/>
      </w:r>
      <w:commentRangeEnd w:id="16"/>
      <w:r w:rsidRPr="00AE49FB">
        <w:rPr>
          <w:rStyle w:val="Refdecomentrio"/>
          <w:bCs/>
          <w:sz w:val="24"/>
          <w:szCs w:val="22"/>
          <w:lang w:val="pt-BR"/>
        </w:rPr>
        <w:commentReference w:id="16"/>
      </w:r>
    </w:p>
    <w:p w14:paraId="75FFEF00" w14:textId="77777777" w:rsidR="00F04815" w:rsidRPr="00AE49FB" w:rsidRDefault="00F04815" w:rsidP="00F04815">
      <w:pPr>
        <w:pStyle w:val="PargrafodaLista"/>
        <w:numPr>
          <w:ilvl w:val="0"/>
          <w:numId w:val="24"/>
        </w:numPr>
        <w:rPr>
          <w:bCs/>
          <w:lang w:val="pt-BR"/>
        </w:rPr>
      </w:pPr>
      <w:r>
        <w:rPr>
          <w:bCs/>
          <w:lang w:val="pt-BR"/>
        </w:rPr>
        <w:t>GERAÇÃO — ETAPA GENERATE:</w:t>
      </w:r>
    </w:p>
    <w:p w14:paraId="7680DB71" w14:textId="77777777" w:rsidR="00F04815" w:rsidRPr="00AE49FB" w:rsidRDefault="00F04815" w:rsidP="00F04815">
      <w:pPr>
        <w:rPr>
          <w:bCs/>
          <w:lang w:val="pt-BR"/>
        </w:rPr>
      </w:pPr>
      <w:r>
        <w:rPr>
          <w:bCs/>
          <w:lang w:val="pt-BR"/>
        </w:rPr>
        <w:t>Prompt montado: [System Prompt] + [Contexto RAG] + [Pergunta]. Enviado ao GPT-4o-mini (temperature=0.3, max_tokens=600). Resposta em português baseada exclusivamente no contexto recuperado.</w:t>
      </w:r>
    </w:p>
    <w:p w14:paraId="486F7569" w14:textId="77777777" w:rsidR="00F04815" w:rsidRPr="00AE49FB" w:rsidRDefault="00F04815" w:rsidP="00F04815">
      <w:pPr>
        <w:pStyle w:val="PargrafodaLista"/>
        <w:numPr>
          <w:ilvl w:val="0"/>
          <w:numId w:val="24"/>
        </w:numPr>
        <w:rPr>
          <w:lang w:val="pt-BR"/>
        </w:rPr>
      </w:pPr>
      <w:r>
        <w:rPr>
          <w:lang w:val="pt-BR"/>
        </w:rPr>
        <w:t>HISTÓRICO DE CONVERSA E LOOP:</w:t>
      </w:r>
    </w:p>
    <w:p w14:paraId="76F8249E" w14:textId="77777777" w:rsidR="00F04815" w:rsidRDefault="00F04815" w:rsidP="00F04815">
      <w:pPr>
        <w:rPr>
          <w:lang w:val="pt-BR"/>
        </w:rPr>
      </w:pPr>
      <w:r>
        <w:rPr>
          <w:lang w:val="pt-BR"/>
        </w:rPr>
        <w:t>Pergunta e resposta adicionadas ao histórico. Mantém contexto das últimas 20 mensagens para acompanhamento. Loop aguarda próxima entrada.</w:t>
      </w:r>
    </w:p>
    <w:p w14:paraId="68FDDC21" w14:textId="77777777" w:rsidR="00AE49FB" w:rsidRDefault="00AE49FB" w:rsidP="00AE49FB">
      <w:pPr>
        <w:rPr>
          <w:noProof/>
          <w:lang w:val="pt-BR"/>
        </w:rPr>
      </w:pPr>
    </w:p>
    <w:p w14:paraId="60ED352D" w14:textId="7324E1F8" w:rsidR="003E39BA" w:rsidRPr="00666E3B" w:rsidRDefault="003E39BA" w:rsidP="00AE49FB">
      <w:pPr>
        <w:rPr>
          <w:lang w:val="pt-BR"/>
        </w:rPr>
      </w:pPr>
      <w:r>
        <w:rPr>
          <w:noProof/>
          <w:lang w:val="pt-BR"/>
        </w:rPr>
        <w:t>Referência visual:</w:t>
      </w:r>
    </w:p>
    <w:p w14:paraId="24DE9740" w14:textId="77777777" w:rsidR="003C1791" w:rsidRPr="00666E3B" w:rsidRDefault="00000000" w:rsidP="00AE49FB">
      <w:pPr>
        <w:ind w:firstLine="0"/>
        <w:rPr>
          <w:lang w:val="pt-BR"/>
        </w:rPr>
      </w:pPr>
      <w:r w:rsidRPr="00666E3B">
        <w:rPr>
          <w:lang w:val="pt-BR"/>
        </w:rPr>
        <w:t>https://drive.google.com/file/d/10dcAY7UP8_iRYb5Xv_94Rl7I2NfqQivW/view</w:t>
      </w:r>
    </w:p>
    <w:p w14:paraId="0A5D3803" w14:textId="77777777" w:rsidR="003C1791" w:rsidRPr="00666E3B" w:rsidRDefault="003C1791">
      <w:pPr>
        <w:rPr>
          <w:lang w:val="pt-BR"/>
        </w:rPr>
      </w:pPr>
    </w:p>
    <w:p w14:paraId="6AE3BAD9" w14:textId="77777777" w:rsidR="00AE49FB" w:rsidRPr="00AE49FB" w:rsidRDefault="00AE49FB">
      <w:pPr>
        <w:jc w:val="center"/>
        <w:rPr>
          <w:b/>
          <w:lang w:val="pt-BR"/>
        </w:rPr>
      </w:pPr>
    </w:p>
    <w:p w14:paraId="20B46B3D" w14:textId="33C86E25" w:rsidR="005F233B" w:rsidRDefault="00000000">
      <w:pPr>
        <w:jc w:val="center"/>
        <w:rPr>
          <w:noProof/>
          <w:lang w:val="pt-BR"/>
        </w:rPr>
      </w:pPr>
      <w:r w:rsidRPr="00AE49FB">
        <w:rPr>
          <w:b/>
          <w:lang w:val="pt-BR"/>
        </w:rPr>
        <w:lastRenderedPageBreak/>
        <w:t>Figura 1: Fluxograma ANSI/ISO</w:t>
      </w:r>
      <w:r w:rsidR="00D35CA0" w:rsidRPr="00D35CA0">
        <w:rPr>
          <w:noProof/>
          <w:lang w:val="pt-BR"/>
        </w:rPr>
        <w:t xml:space="preserve"> </w:t>
      </w:r>
      <w:r w:rsidR="00D35CA0" w:rsidRPr="00D35CA0">
        <w:rPr>
          <w:b/>
          <w:lang w:val="pt-BR"/>
        </w:rPr>
        <w:drawing>
          <wp:inline distT="0" distB="0" distL="0" distR="0" wp14:anchorId="69AC53A6" wp14:editId="3A376C73">
            <wp:extent cx="5972810" cy="5788660"/>
            <wp:effectExtent l="0" t="0" r="8890" b="2540"/>
            <wp:docPr id="11478785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78577" name=""/>
                    <pic:cNvPicPr/>
                  </pic:nvPicPr>
                  <pic:blipFill>
                    <a:blip r:embed="rId12"/>
                    <a:stretch>
                      <a:fillRect/>
                    </a:stretch>
                  </pic:blipFill>
                  <pic:spPr>
                    <a:xfrm>
                      <a:off x="0" y="0"/>
                      <a:ext cx="5972810" cy="5788660"/>
                    </a:xfrm>
                    <a:prstGeom prst="rect">
                      <a:avLst/>
                    </a:prstGeom>
                  </pic:spPr>
                </pic:pic>
              </a:graphicData>
            </a:graphic>
          </wp:inline>
        </w:drawing>
      </w:r>
    </w:p>
    <w:p w14:paraId="1F33BA4C" w14:textId="2F9C91A1" w:rsidR="00D35CA0" w:rsidRPr="00D35CA0" w:rsidRDefault="00D35CA0">
      <w:pPr>
        <w:jc w:val="center"/>
        <w:rPr>
          <w:lang w:val="pt-BR"/>
        </w:rPr>
      </w:pPr>
      <w:r w:rsidRPr="00D35CA0">
        <w:rPr>
          <w:lang w:val="pt-BR"/>
        </w:rPr>
        <w:lastRenderedPageBreak/>
        <w:drawing>
          <wp:inline distT="0" distB="0" distL="0" distR="0" wp14:anchorId="248B8CE1" wp14:editId="7B9D4BF1">
            <wp:extent cx="5972810" cy="7143115"/>
            <wp:effectExtent l="0" t="0" r="8890" b="635"/>
            <wp:docPr id="618590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0401" name=""/>
                    <pic:cNvPicPr/>
                  </pic:nvPicPr>
                  <pic:blipFill>
                    <a:blip r:embed="rId13"/>
                    <a:stretch>
                      <a:fillRect/>
                    </a:stretch>
                  </pic:blipFill>
                  <pic:spPr>
                    <a:xfrm>
                      <a:off x="0" y="0"/>
                      <a:ext cx="5972810" cy="7143115"/>
                    </a:xfrm>
                    <a:prstGeom prst="rect">
                      <a:avLst/>
                    </a:prstGeom>
                  </pic:spPr>
                </pic:pic>
              </a:graphicData>
            </a:graphic>
          </wp:inline>
        </w:drawing>
      </w:r>
    </w:p>
    <w:p w14:paraId="3D303F5F" w14:textId="12EB86CD" w:rsidR="005F233B" w:rsidRDefault="00000000">
      <w:pPr>
        <w:jc w:val="center"/>
        <w:rPr>
          <w:noProof/>
          <w:lang w:val="pt-BR"/>
        </w:rPr>
      </w:pPr>
      <w:r w:rsidRPr="00AE49FB">
        <w:rPr>
          <w:b/>
          <w:lang w:val="pt-BR"/>
        </w:rPr>
        <w:lastRenderedPageBreak/>
        <w:t>Figura 2: Diagrama de Atividades UML</w:t>
      </w:r>
      <w:r w:rsidR="00D35CA0" w:rsidRPr="00D35CA0">
        <w:rPr>
          <w:noProof/>
          <w:lang w:val="pt-BR"/>
        </w:rPr>
        <w:t xml:space="preserve"> </w:t>
      </w:r>
      <w:r w:rsidR="00D35CA0" w:rsidRPr="00D35CA0">
        <w:rPr>
          <w:b/>
          <w:lang w:val="pt-BR"/>
        </w:rPr>
        <w:drawing>
          <wp:inline distT="0" distB="0" distL="0" distR="0" wp14:anchorId="55631074" wp14:editId="38550DDD">
            <wp:extent cx="5972810" cy="6017895"/>
            <wp:effectExtent l="0" t="0" r="8890" b="1905"/>
            <wp:docPr id="11993078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7862" name=""/>
                    <pic:cNvPicPr/>
                  </pic:nvPicPr>
                  <pic:blipFill>
                    <a:blip r:embed="rId14"/>
                    <a:stretch>
                      <a:fillRect/>
                    </a:stretch>
                  </pic:blipFill>
                  <pic:spPr>
                    <a:xfrm>
                      <a:off x="0" y="0"/>
                      <a:ext cx="5972810" cy="6017895"/>
                    </a:xfrm>
                    <a:prstGeom prst="rect">
                      <a:avLst/>
                    </a:prstGeom>
                  </pic:spPr>
                </pic:pic>
              </a:graphicData>
            </a:graphic>
          </wp:inline>
        </w:drawing>
      </w:r>
    </w:p>
    <w:p w14:paraId="0456FCEC" w14:textId="25E9BD77" w:rsidR="00D35CA0" w:rsidRPr="00D35CA0" w:rsidRDefault="00D35CA0" w:rsidP="00D35CA0">
      <w:pPr>
        <w:ind w:firstLine="0"/>
        <w:jc w:val="center"/>
        <w:rPr>
          <w:lang w:val="pt-BR"/>
        </w:rPr>
      </w:pPr>
      <w:r w:rsidRPr="00D35CA0">
        <w:rPr>
          <w:lang w:val="pt-BR"/>
        </w:rPr>
        <w:lastRenderedPageBreak/>
        <w:drawing>
          <wp:inline distT="0" distB="0" distL="0" distR="0" wp14:anchorId="131639BA" wp14:editId="562FBC6E">
            <wp:extent cx="5972810" cy="7423150"/>
            <wp:effectExtent l="0" t="0" r="8890" b="6350"/>
            <wp:docPr id="20088669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6962" name=""/>
                    <pic:cNvPicPr/>
                  </pic:nvPicPr>
                  <pic:blipFill>
                    <a:blip r:embed="rId15"/>
                    <a:stretch>
                      <a:fillRect/>
                    </a:stretch>
                  </pic:blipFill>
                  <pic:spPr>
                    <a:xfrm>
                      <a:off x="0" y="0"/>
                      <a:ext cx="5972810" cy="7423150"/>
                    </a:xfrm>
                    <a:prstGeom prst="rect">
                      <a:avLst/>
                    </a:prstGeom>
                  </pic:spPr>
                </pic:pic>
              </a:graphicData>
            </a:graphic>
          </wp:inline>
        </w:drawing>
      </w:r>
    </w:p>
    <w:p w14:paraId="7EFBFD18" w14:textId="77777777" w:rsidR="005F233B" w:rsidRDefault="005F233B">
      <w:pPr>
        <w:rPr>
          <w:lang w:val="pt-BR"/>
        </w:rPr>
      </w:pPr>
    </w:p>
    <w:p w14:paraId="48B9D860" w14:textId="77777777" w:rsidR="00D35CA0" w:rsidRPr="00AE49FB" w:rsidRDefault="00D35CA0">
      <w:pPr>
        <w:rPr>
          <w:lang w:val="pt-BR"/>
        </w:rPr>
      </w:pPr>
    </w:p>
    <w:p w14:paraId="24297CE7" w14:textId="77777777" w:rsidR="003C1791" w:rsidRPr="00666E3B" w:rsidRDefault="00000000">
      <w:pPr>
        <w:pStyle w:val="Ttulo1"/>
        <w:rPr>
          <w:lang w:val="pt-BR"/>
        </w:rPr>
      </w:pPr>
      <w:bookmarkStart w:id="18" w:name="_Toc230003213"/>
      <w:r w:rsidRPr="00666E3B">
        <w:rPr>
          <w:color w:val="00538A"/>
          <w:lang w:val="pt-BR"/>
        </w:rPr>
        <w:lastRenderedPageBreak/>
        <w:t>7. System Prompt (Contexto-Base do Modelo)</w:t>
      </w:r>
      <w:bookmarkEnd w:id="18"/>
    </w:p>
    <w:p w14:paraId="22A947FA" w14:textId="77777777" w:rsidR="00BB2DC2" w:rsidRPr="00BB2DC2" w:rsidRDefault="00BB2DC2" w:rsidP="00BB2DC2">
      <w:pPr>
        <w:rPr>
          <w:lang w:val="pt-BR"/>
        </w:rPr>
      </w:pPr>
      <w:r w:rsidRPr="00BB2DC2">
        <w:rPr>
          <w:lang w:val="pt-BR"/>
        </w:rPr>
        <w:t>Você é um assistente especializado no carregador veicular GoodWe HCA G2 '</w:t>
      </w:r>
    </w:p>
    <w:p w14:paraId="533B1810" w14:textId="77777777" w:rsidR="00BB2DC2" w:rsidRPr="00BB2DC2" w:rsidRDefault="00BB2DC2" w:rsidP="00BB2DC2">
      <w:pPr>
        <w:rPr>
          <w:lang w:val="pt-BR"/>
        </w:rPr>
      </w:pPr>
      <w:r w:rsidRPr="00BB2DC2">
        <w:rPr>
          <w:lang w:val="pt-BR"/>
        </w:rPr>
        <w:t>    'e nos produtos GoodWe em geral. '</w:t>
      </w:r>
    </w:p>
    <w:p w14:paraId="1D16FA47" w14:textId="77777777" w:rsidR="00BB2DC2" w:rsidRPr="00BB2DC2" w:rsidRDefault="00BB2DC2" w:rsidP="00BB2DC2">
      <w:pPr>
        <w:rPr>
          <w:lang w:val="pt-BR"/>
        </w:rPr>
      </w:pPr>
      <w:r w:rsidRPr="00BB2DC2">
        <w:rPr>
          <w:lang w:val="pt-BR"/>
        </w:rPr>
        <w:t>    'Você atende cinco perfis de usuário:'</w:t>
      </w:r>
    </w:p>
    <w:p w14:paraId="158C2ED1" w14:textId="77777777" w:rsidR="00BB2DC2" w:rsidRPr="00BB2DC2" w:rsidRDefault="00BB2DC2" w:rsidP="00BB2DC2">
      <w:pPr>
        <w:rPr>
          <w:lang w:val="pt-BR"/>
        </w:rPr>
      </w:pPr>
      <w:r w:rsidRPr="00BB2DC2">
        <w:rPr>
          <w:lang w:val="pt-BR"/>
        </w:rPr>
        <w:t>    'Operadores comerciais de eletropostos (ChargeGrid Intelligence)'</w:t>
      </w:r>
    </w:p>
    <w:p w14:paraId="3DECC42B" w14:textId="77777777" w:rsidR="00BB2DC2" w:rsidRPr="00BB2DC2" w:rsidRDefault="00BB2DC2" w:rsidP="00BB2DC2">
      <w:pPr>
        <w:rPr>
          <w:lang w:val="pt-BR"/>
        </w:rPr>
      </w:pPr>
      <w:r w:rsidRPr="00BB2DC2">
        <w:rPr>
          <w:lang w:val="pt-BR"/>
        </w:rPr>
        <w:t>    'Síndicos e administradores de condomínios (EV ChargeOps)'</w:t>
      </w:r>
    </w:p>
    <w:p w14:paraId="3F2E80F6" w14:textId="77777777" w:rsidR="00BB2DC2" w:rsidRPr="00BB2DC2" w:rsidRDefault="00BB2DC2" w:rsidP="00BB2DC2">
      <w:pPr>
        <w:rPr>
          <w:lang w:val="pt-BR"/>
        </w:rPr>
      </w:pPr>
      <w:r w:rsidRPr="00BB2DC2">
        <w:rPr>
          <w:lang w:val="pt-BR"/>
        </w:rPr>
        <w:t>    'Moradores e usuários finais do carregador'</w:t>
      </w:r>
    </w:p>
    <w:p w14:paraId="761620F3" w14:textId="77777777" w:rsidR="00BB2DC2" w:rsidRPr="00BB2DC2" w:rsidRDefault="00BB2DC2" w:rsidP="00BB2DC2">
      <w:pPr>
        <w:rPr>
          <w:lang w:val="pt-BR"/>
        </w:rPr>
      </w:pPr>
      <w:r w:rsidRPr="00BB2DC2">
        <w:rPr>
          <w:lang w:val="pt-BR"/>
        </w:rPr>
        <w:t>    'Técnicos de instalação e manutenção'</w:t>
      </w:r>
    </w:p>
    <w:p w14:paraId="49FB0456" w14:textId="77777777" w:rsidR="00BB2DC2" w:rsidRPr="00BB2DC2" w:rsidRDefault="00BB2DC2" w:rsidP="00BB2DC2">
      <w:pPr>
        <w:rPr>
          <w:lang w:val="pt-BR"/>
        </w:rPr>
      </w:pPr>
      <w:r w:rsidRPr="00BB2DC2">
        <w:rPr>
          <w:lang w:val="pt-BR"/>
        </w:rPr>
        <w:t>    'GoodWe (monitoramento centralizado e gestão da frota de dispositivos alugados)'</w:t>
      </w:r>
    </w:p>
    <w:p w14:paraId="3DE22D09" w14:textId="77777777" w:rsidR="00BB2DC2" w:rsidRPr="00BB2DC2" w:rsidRDefault="00BB2DC2" w:rsidP="00BB2DC2">
      <w:pPr>
        <w:rPr>
          <w:lang w:val="pt-BR"/>
        </w:rPr>
      </w:pPr>
    </w:p>
    <w:p w14:paraId="28E68B49" w14:textId="77777777" w:rsidR="00BB2DC2" w:rsidRPr="00BB2DC2" w:rsidRDefault="00BB2DC2" w:rsidP="00BB2DC2">
      <w:pPr>
        <w:rPr>
          <w:lang w:val="pt-BR"/>
        </w:rPr>
      </w:pPr>
      <w:r w:rsidRPr="00BB2DC2">
        <w:rPr>
          <w:lang w:val="pt-BR"/>
        </w:rPr>
        <w:t>    'Responda usando APENAS as informações do contexto fornecido. '</w:t>
      </w:r>
    </w:p>
    <w:p w14:paraId="2F7A4145" w14:textId="77777777" w:rsidR="00BB2DC2" w:rsidRPr="00BB2DC2" w:rsidRDefault="00BB2DC2" w:rsidP="00BB2DC2">
      <w:pPr>
        <w:rPr>
          <w:lang w:val="pt-BR"/>
        </w:rPr>
      </w:pPr>
      <w:r w:rsidRPr="00BB2DC2">
        <w:rPr>
          <w:lang w:val="pt-BR"/>
        </w:rPr>
        <w:t>    'Não invente dados técnicos.'</w:t>
      </w:r>
    </w:p>
    <w:p w14:paraId="0026AE11" w14:textId="77777777" w:rsidR="00BB2DC2" w:rsidRPr="00BB2DC2" w:rsidRDefault="00BB2DC2" w:rsidP="00BB2DC2">
      <w:pPr>
        <w:rPr>
          <w:lang w:val="pt-BR"/>
        </w:rPr>
      </w:pPr>
      <w:r w:rsidRPr="00BB2DC2">
        <w:rPr>
          <w:lang w:val="pt-BR"/>
        </w:rPr>
        <w:t>    'Se não souber a resposta com base no contexto, diga '</w:t>
      </w:r>
    </w:p>
    <w:p w14:paraId="66F065EA" w14:textId="77777777" w:rsidR="00BB2DC2" w:rsidRPr="00BB2DC2" w:rsidRDefault="00BB2DC2" w:rsidP="00BB2DC2">
      <w:pPr>
        <w:rPr>
          <w:lang w:val="pt-BR"/>
        </w:rPr>
      </w:pPr>
      <w:r w:rsidRPr="00BB2DC2">
        <w:rPr>
          <w:lang w:val="pt-BR"/>
        </w:rPr>
        <w:t>    '"Não tenho essa informação nos documentos disponíveis". '</w:t>
      </w:r>
    </w:p>
    <w:p w14:paraId="2F82B480" w14:textId="77777777" w:rsidR="00BB2DC2" w:rsidRPr="00BB2DC2" w:rsidRDefault="00BB2DC2" w:rsidP="00BB2DC2">
      <w:pPr>
        <w:rPr>
          <w:lang w:val="pt-BR"/>
        </w:rPr>
      </w:pPr>
      <w:r w:rsidRPr="00BB2DC2">
        <w:rPr>
          <w:lang w:val="pt-BR"/>
        </w:rPr>
        <w:t>    'Responda sempre em português brasileiro de forma clara e objetiva.\n\n'</w:t>
      </w:r>
    </w:p>
    <w:p w14:paraId="44536958" w14:textId="77777777" w:rsidR="00BB2DC2" w:rsidRPr="00BB2DC2" w:rsidRDefault="00BB2DC2" w:rsidP="00BB2DC2">
      <w:pPr>
        <w:rPr>
          <w:lang w:val="pt-BR"/>
        </w:rPr>
      </w:pPr>
      <w:r w:rsidRPr="00BB2DC2">
        <w:rPr>
          <w:lang w:val="pt-BR"/>
        </w:rPr>
        <w:t xml:space="preserve">    'Para perguntas técnicas de instalação, diga'sempre recomende </w:t>
      </w:r>
    </w:p>
    <w:p w14:paraId="4EFD1C73" w14:textId="77777777" w:rsidR="00BB2DC2" w:rsidRPr="00BB2DC2" w:rsidRDefault="00BB2DC2" w:rsidP="00BB2DC2">
      <w:pPr>
        <w:rPr>
          <w:lang w:val="pt-BR"/>
        </w:rPr>
      </w:pPr>
      <w:r w:rsidRPr="00BB2DC2">
        <w:rPr>
          <w:lang w:val="pt-BR"/>
        </w:rPr>
        <w:t>    '"Consulte um eletricista habilitado e seguir as normas locais."'</w:t>
      </w:r>
    </w:p>
    <w:p w14:paraId="5F394C8E" w14:textId="77777777" w:rsidR="00BB2DC2" w:rsidRPr="00BB2DC2" w:rsidRDefault="00BB2DC2" w:rsidP="00BB2DC2">
      <w:pPr>
        <w:rPr>
          <w:lang w:val="pt-BR"/>
        </w:rPr>
      </w:pPr>
      <w:r w:rsidRPr="00BB2DC2">
        <w:rPr>
          <w:lang w:val="pt-BR"/>
        </w:rPr>
        <w:t>    'Mantenha o contexto da conversa — '</w:t>
      </w:r>
    </w:p>
    <w:p w14:paraId="343AC931" w14:textId="77777777" w:rsidR="00BB2DC2" w:rsidRPr="00BB2DC2" w:rsidRDefault="00BB2DC2" w:rsidP="00BB2DC2">
      <w:pPr>
        <w:rPr>
          <w:lang w:val="pt-BR"/>
        </w:rPr>
      </w:pPr>
      <w:r w:rsidRPr="00BB2DC2">
        <w:rPr>
          <w:lang w:val="pt-BR"/>
        </w:rPr>
        <w:t>    'use o histórico de mensagens para responder perguntas de acompanhamento.'</w:t>
      </w:r>
    </w:p>
    <w:p w14:paraId="4E451BF7" w14:textId="77777777" w:rsidR="00BB2DC2" w:rsidRPr="00BB2DC2" w:rsidRDefault="00BB2DC2" w:rsidP="00BB2DC2">
      <w:pPr>
        <w:rPr>
          <w:lang w:val="pt-BR"/>
        </w:rPr>
      </w:pPr>
      <w:r w:rsidRPr="00BB2DC2">
        <w:rPr>
          <w:lang w:val="pt-BR"/>
        </w:rPr>
        <w:t>'</w:t>
      </w:r>
    </w:p>
    <w:p w14:paraId="1555A144" w14:textId="77777777" w:rsidR="003C1791" w:rsidRPr="00666E3B" w:rsidRDefault="003C1791">
      <w:pPr>
        <w:rPr>
          <w:lang w:val="pt-BR"/>
        </w:rPr>
      </w:pPr>
    </w:p>
    <w:p w14:paraId="11185C50" w14:textId="77777777" w:rsidR="003C1791" w:rsidRPr="00666E3B" w:rsidRDefault="00000000">
      <w:pPr>
        <w:rPr>
          <w:lang w:val="pt-BR"/>
        </w:rPr>
      </w:pPr>
      <w:r w:rsidRPr="00666E3B">
        <w:rPr>
          <w:lang w:val="pt-BR"/>
        </w:rPr>
        <w:br w:type="page"/>
      </w:r>
    </w:p>
    <w:p w14:paraId="6E9A1BC9" w14:textId="77777777" w:rsidR="003C1791" w:rsidRPr="00666E3B" w:rsidRDefault="00000000">
      <w:pPr>
        <w:pStyle w:val="Ttulo1"/>
        <w:rPr>
          <w:lang w:val="pt-BR"/>
        </w:rPr>
      </w:pPr>
      <w:bookmarkStart w:id="19" w:name="_Toc230003214"/>
      <w:r w:rsidRPr="00666E3B">
        <w:rPr>
          <w:color w:val="00538A"/>
          <w:lang w:val="pt-BR"/>
        </w:rPr>
        <w:lastRenderedPageBreak/>
        <w:t>8. Modelo de Teste — Perguntas e Respostas Esperadas</w:t>
      </w:r>
      <w:bookmarkEnd w:id="19"/>
    </w:p>
    <w:p w14:paraId="2928ED1A" w14:textId="77777777" w:rsidR="003C1791" w:rsidRPr="00666E3B" w:rsidRDefault="00000000">
      <w:pPr>
        <w:pStyle w:val="Ttulo2"/>
        <w:rPr>
          <w:lang w:val="pt-BR"/>
        </w:rPr>
      </w:pPr>
      <w:bookmarkStart w:id="20" w:name="_Toc230003215"/>
      <w:r w:rsidRPr="00666E3B">
        <w:rPr>
          <w:color w:val="00538A"/>
          <w:lang w:val="pt-BR"/>
        </w:rPr>
        <w:t>Persona: Operador Comercial (ChargeGrid Intelligence)</w:t>
      </w:r>
      <w:bookmarkEnd w:id="20"/>
    </w:p>
    <w:p w14:paraId="221CB452" w14:textId="1036D68C" w:rsidR="003C1791" w:rsidRPr="00A1747B" w:rsidRDefault="00000000">
      <w:pPr>
        <w:rPr>
          <w:color w:val="EE0000"/>
          <w:lang w:val="pt-BR"/>
        </w:rPr>
      </w:pPr>
      <w:r w:rsidRPr="00666E3B">
        <w:rPr>
          <w:b/>
          <w:lang w:val="pt-BR"/>
        </w:rPr>
        <w:t xml:space="preserve">P1: </w:t>
      </w:r>
      <w:r w:rsidRPr="00B17D94">
        <w:rPr>
          <w:b/>
          <w:color w:val="auto"/>
          <w:lang w:val="pt-BR"/>
        </w:rPr>
        <w:t xml:space="preserve">Qual protocolo o GoodWe HCA G2 suporta para </w:t>
      </w:r>
      <w:r w:rsidR="00D31FC8" w:rsidRPr="00B17D94">
        <w:rPr>
          <w:b/>
          <w:color w:val="auto"/>
          <w:lang w:val="pt-BR"/>
        </w:rPr>
        <w:t>integração</w:t>
      </w:r>
      <w:r w:rsidRPr="00B17D94">
        <w:rPr>
          <w:b/>
          <w:color w:val="auto"/>
          <w:lang w:val="pt-BR"/>
        </w:rPr>
        <w:t xml:space="preserve"> com sistemas de </w:t>
      </w:r>
      <w:r w:rsidR="00D31FC8" w:rsidRPr="00B17D94">
        <w:rPr>
          <w:b/>
          <w:color w:val="auto"/>
          <w:lang w:val="pt-BR"/>
        </w:rPr>
        <w:t>gestão</w:t>
      </w:r>
      <w:r w:rsidRPr="00B17D94">
        <w:rPr>
          <w:b/>
          <w:color w:val="auto"/>
          <w:lang w:val="pt-BR"/>
        </w:rPr>
        <w:t xml:space="preserve"> de eletropostos?</w:t>
      </w:r>
    </w:p>
    <w:p w14:paraId="4A93DDC5" w14:textId="77777777" w:rsidR="00B17D94" w:rsidRDefault="00000000">
      <w:pPr>
        <w:rPr>
          <w:b/>
          <w:lang w:val="pt-BR"/>
        </w:rPr>
      </w:pPr>
      <w:r w:rsidRPr="00666E3B">
        <w:rPr>
          <w:b/>
          <w:lang w:val="pt-BR"/>
        </w:rPr>
        <w:t xml:space="preserve">Resposta esperada: </w:t>
      </w:r>
    </w:p>
    <w:p w14:paraId="423E7845" w14:textId="5DEF90D3" w:rsidR="003C1791" w:rsidRDefault="00000000">
      <w:pPr>
        <w:rPr>
          <w:lang w:val="pt-BR"/>
        </w:rPr>
      </w:pPr>
      <w:r w:rsidRPr="00666E3B">
        <w:rPr>
          <w:lang w:val="pt-BR"/>
        </w:rPr>
        <w:t xml:space="preserve">O GoodWe HCA G2 suporta o protocolo OCPP 1.6 (Open Charge Point Protocol), que permite </w:t>
      </w:r>
      <w:r w:rsidR="00D31FC8" w:rsidRPr="00666E3B">
        <w:rPr>
          <w:lang w:val="pt-BR"/>
        </w:rPr>
        <w:t>integração</w:t>
      </w:r>
      <w:r w:rsidRPr="00666E3B">
        <w:rPr>
          <w:lang w:val="pt-BR"/>
        </w:rPr>
        <w:t xml:space="preserve"> com sistemas de </w:t>
      </w:r>
      <w:r w:rsidR="00D31FC8" w:rsidRPr="00666E3B">
        <w:rPr>
          <w:lang w:val="pt-BR"/>
        </w:rPr>
        <w:t>gestão</w:t>
      </w:r>
      <w:r w:rsidRPr="00666E3B">
        <w:rPr>
          <w:lang w:val="pt-BR"/>
        </w:rPr>
        <w:t xml:space="preserve"> de eletropostos (CSMS) para controle remoto de </w:t>
      </w:r>
      <w:r w:rsidR="00D31FC8" w:rsidRPr="00666E3B">
        <w:rPr>
          <w:lang w:val="pt-BR"/>
        </w:rPr>
        <w:t>sessões</w:t>
      </w:r>
      <w:r w:rsidRPr="00666E3B">
        <w:rPr>
          <w:lang w:val="pt-BR"/>
        </w:rPr>
        <w:t xml:space="preserve"> de carga, monitoramento de status, faturamento e </w:t>
      </w:r>
      <w:r w:rsidR="00D31FC8" w:rsidRPr="00666E3B">
        <w:rPr>
          <w:lang w:val="pt-BR"/>
        </w:rPr>
        <w:t>geração</w:t>
      </w:r>
      <w:r w:rsidRPr="00666E3B">
        <w:rPr>
          <w:lang w:val="pt-BR"/>
        </w:rPr>
        <w:t xml:space="preserve"> de </w:t>
      </w:r>
      <w:r w:rsidR="00D31FC8" w:rsidRPr="00666E3B">
        <w:rPr>
          <w:lang w:val="pt-BR"/>
        </w:rPr>
        <w:t>relatórios</w:t>
      </w:r>
      <w:r w:rsidRPr="00666E3B">
        <w:rPr>
          <w:lang w:val="pt-BR"/>
        </w:rPr>
        <w:t xml:space="preserve"> de consumo.</w:t>
      </w:r>
    </w:p>
    <w:p w14:paraId="6F59AA85" w14:textId="77777777" w:rsidR="00B17D94" w:rsidRDefault="00BB2DC2" w:rsidP="00BB2DC2">
      <w:pPr>
        <w:rPr>
          <w:b/>
          <w:lang w:val="pt-BR"/>
        </w:rPr>
      </w:pPr>
      <w:r w:rsidRPr="00666E3B">
        <w:rPr>
          <w:b/>
          <w:lang w:val="pt-BR"/>
        </w:rPr>
        <w:t xml:space="preserve">Resposta </w:t>
      </w:r>
      <w:r>
        <w:rPr>
          <w:b/>
          <w:lang w:val="pt-BR"/>
        </w:rPr>
        <w:t xml:space="preserve">do chatbot: </w:t>
      </w:r>
    </w:p>
    <w:p w14:paraId="69E7510D" w14:textId="0308455D" w:rsidR="00BB2DC2" w:rsidRPr="00BB2DC2" w:rsidRDefault="00BB2DC2" w:rsidP="00BB2DC2">
      <w:pPr>
        <w:rPr>
          <w:lang w:val="pt-BR"/>
        </w:rPr>
      </w:pPr>
      <w:r w:rsidRPr="00BB2DC2">
        <w:rPr>
          <w:lang w:val="pt-BR"/>
        </w:rPr>
        <w:t>O GoodWe HCA G2 suporta o protocolo OCPP (Open Charge Point Protocol), com versões OCPP 1.6 e OCPP 2.0.1. Esse protocolo permite controle remoto, monitoramento em tempo real e faturamento das sessões de carregamento, garantindo a interoperabilidade entre carregadores de diferentes fabricantes.</w:t>
      </w:r>
    </w:p>
    <w:p w14:paraId="6A1D5954" w14:textId="77777777" w:rsidR="00BB2DC2" w:rsidRPr="00BB2DC2" w:rsidRDefault="00BB2DC2" w:rsidP="00BB2DC2">
      <w:pPr>
        <w:rPr>
          <w:lang w:val="pt-BR"/>
        </w:rPr>
      </w:pPr>
    </w:p>
    <w:p w14:paraId="02F8E427" w14:textId="77777777" w:rsidR="00BB2DC2" w:rsidRPr="00BB2DC2" w:rsidRDefault="00BB2DC2" w:rsidP="00BB2DC2">
      <w:pPr>
        <w:rPr>
          <w:lang w:val="pt-BR"/>
        </w:rPr>
      </w:pPr>
      <w:r w:rsidRPr="00BB2DC2">
        <w:rPr>
          <w:lang w:val="pt-BR"/>
        </w:rPr>
        <w:t>Fontes usadas para responder:</w:t>
      </w:r>
    </w:p>
    <w:p w14:paraId="21557094" w14:textId="77777777" w:rsidR="00BB2DC2" w:rsidRPr="00BB2DC2" w:rsidRDefault="00BB2DC2" w:rsidP="00BB2DC2">
      <w:pPr>
        <w:rPr>
          <w:lang w:val="pt-BR"/>
        </w:rPr>
      </w:pPr>
      <w:r w:rsidRPr="00BB2DC2">
        <w:rPr>
          <w:lang w:val="pt-BR"/>
        </w:rPr>
        <w:t xml:space="preserve">  • FAQ — Protocolo OCPP e integração do HCA G2 com sistemas de gestão </w:t>
      </w:r>
    </w:p>
    <w:p w14:paraId="65CCB163" w14:textId="77777777" w:rsidR="00BB2DC2" w:rsidRPr="00BB2DC2" w:rsidRDefault="00BB2DC2" w:rsidP="00BB2DC2">
      <w:pPr>
        <w:rPr>
          <w:lang w:val="pt-BR"/>
        </w:rPr>
      </w:pPr>
      <w:r w:rsidRPr="00BB2DC2">
        <w:rPr>
          <w:lang w:val="pt-BR"/>
        </w:rPr>
        <w:t xml:space="preserve">  • FAQ — Protocolo OCPP e integração do HCA G2 com sistemas de gestão </w:t>
      </w:r>
    </w:p>
    <w:p w14:paraId="78BE08B7" w14:textId="77777777" w:rsidR="00BB2DC2" w:rsidRPr="00BB2DC2" w:rsidRDefault="00BB2DC2" w:rsidP="00BB2DC2">
      <w:r w:rsidRPr="00BB2DC2">
        <w:rPr>
          <w:lang w:val="pt-BR"/>
        </w:rPr>
        <w:t xml:space="preserve">  </w:t>
      </w:r>
      <w:r w:rsidRPr="00BB2DC2">
        <w:t>• FIAP_EV Challenge_2026_Mentoria1.pdf p.5</w:t>
      </w:r>
    </w:p>
    <w:p w14:paraId="3E8C259F" w14:textId="2D6147F2" w:rsidR="00BB2DC2" w:rsidRPr="00BB2DC2" w:rsidRDefault="00BB2DC2" w:rsidP="00BB2DC2">
      <w:r w:rsidRPr="00BB2DC2">
        <w:t xml:space="preserve">  • FIAP_EV Challenge_2026_Mentoria1.pdf p.5</w:t>
      </w:r>
    </w:p>
    <w:p w14:paraId="748EC660" w14:textId="77777777" w:rsidR="00BB2DC2" w:rsidRDefault="00BB2DC2"/>
    <w:p w14:paraId="781222B9" w14:textId="77777777" w:rsidR="00D35CA0" w:rsidRDefault="00D35CA0"/>
    <w:p w14:paraId="48DF9476" w14:textId="77777777" w:rsidR="00D35CA0" w:rsidRPr="00BB2DC2" w:rsidRDefault="00D35CA0"/>
    <w:p w14:paraId="28A816CE" w14:textId="1AE484DF" w:rsidR="00B17D94" w:rsidRPr="00B17D94" w:rsidRDefault="00B17D94" w:rsidP="00B17D94">
      <w:pPr>
        <w:rPr>
          <w:b/>
          <w:lang w:val="pt-BR"/>
        </w:rPr>
      </w:pPr>
      <w:r w:rsidRPr="00666E3B">
        <w:rPr>
          <w:b/>
          <w:lang w:val="pt-BR"/>
        </w:rPr>
        <w:t>P</w:t>
      </w:r>
      <w:r>
        <w:rPr>
          <w:b/>
          <w:lang w:val="pt-BR"/>
        </w:rPr>
        <w:t>2</w:t>
      </w:r>
      <w:r w:rsidRPr="00B17D94">
        <w:rPr>
          <w:b/>
          <w:lang w:val="pt-BR"/>
        </w:rPr>
        <w:t xml:space="preserve">: </w:t>
      </w:r>
      <w:r>
        <w:rPr>
          <w:b/>
          <w:lang w:val="pt-BR"/>
        </w:rPr>
        <w:t>M</w:t>
      </w:r>
      <w:r w:rsidRPr="00B17D94">
        <w:rPr>
          <w:b/>
          <w:lang w:val="pt-BR"/>
        </w:rPr>
        <w:t xml:space="preserve">e fale sobre o protocolo OCPP 1.6 </w:t>
      </w:r>
    </w:p>
    <w:p w14:paraId="4BE3F3AE" w14:textId="77777777" w:rsidR="00B17D94" w:rsidRDefault="00B17D94" w:rsidP="00BB2DC2">
      <w:pPr>
        <w:rPr>
          <w:b/>
          <w:lang w:val="pt-BR"/>
        </w:rPr>
      </w:pPr>
      <w:r w:rsidRPr="00666E3B">
        <w:rPr>
          <w:b/>
          <w:lang w:val="pt-BR"/>
        </w:rPr>
        <w:t xml:space="preserve"> Resposta esperada:</w:t>
      </w:r>
      <w:r>
        <w:rPr>
          <w:b/>
          <w:lang w:val="pt-BR"/>
        </w:rPr>
        <w:t xml:space="preserve"> </w:t>
      </w:r>
    </w:p>
    <w:p w14:paraId="5F984177" w14:textId="0DD55329" w:rsidR="00BB2DC2" w:rsidRPr="00B17D94" w:rsidRDefault="00B17D94" w:rsidP="00BB2DC2">
      <w:pPr>
        <w:rPr>
          <w:lang w:val="pt-BR"/>
        </w:rPr>
      </w:pPr>
      <w:r w:rsidRPr="00B17D94">
        <w:rPr>
          <w:bCs/>
          <w:lang w:val="pt-BR"/>
        </w:rPr>
        <w:t>O OCPP 1.6 é o protocolo padrão global que funciona como uma "língua universal" para a mobilidade elétrica, conectando qualquer carregador de veículo elétrico a qualquer software de gestão na nuvem. Ele garante a interoperabilidade (evitando que o dono do ponto fique preso a uma única marca), utiliza comunicação rápida via JSON/WebSockets e introduziu o Smart Charging, que permite controlar a potência da recarga em tempo real para proteger a rede elétrica, além de viabilizar o monitoramento de status, autorização de usuários e diagnósticos remotos.</w:t>
      </w:r>
    </w:p>
    <w:p w14:paraId="5914CBA5" w14:textId="77777777" w:rsidR="00B17D94" w:rsidRDefault="00B17D94" w:rsidP="00BB2DC2">
      <w:pPr>
        <w:rPr>
          <w:b/>
          <w:lang w:val="pt-BR"/>
        </w:rPr>
      </w:pPr>
      <w:r w:rsidRPr="00666E3B">
        <w:rPr>
          <w:b/>
          <w:lang w:val="pt-BR"/>
        </w:rPr>
        <w:lastRenderedPageBreak/>
        <w:t xml:space="preserve">Resposta </w:t>
      </w:r>
      <w:r>
        <w:rPr>
          <w:b/>
          <w:lang w:val="pt-BR"/>
        </w:rPr>
        <w:t xml:space="preserve">do chatbot: </w:t>
      </w:r>
    </w:p>
    <w:p w14:paraId="11B551F1" w14:textId="32148A92" w:rsidR="00BB2DC2" w:rsidRPr="00BB2DC2" w:rsidRDefault="00BB2DC2" w:rsidP="00BB2DC2">
      <w:pPr>
        <w:rPr>
          <w:lang w:val="pt-BR"/>
        </w:rPr>
      </w:pPr>
      <w:r w:rsidRPr="00BB2DC2">
        <w:rPr>
          <w:lang w:val="pt-BR"/>
        </w:rPr>
        <w:t>O OCPP 1.6, lançado em 2015, trouxe diversas melhorias e é amplamente implementado por fabricantes de estações de recarga (CS) e sistemas de gerenciamento de estações de recarga (CSMS) ao redor do mundo. As principais funções do OCPP 1.6 incluem:</w:t>
      </w:r>
    </w:p>
    <w:p w14:paraId="741557A6" w14:textId="77777777" w:rsidR="00BB2DC2" w:rsidRPr="00BB2DC2" w:rsidRDefault="00BB2DC2" w:rsidP="00BB2DC2">
      <w:pPr>
        <w:rPr>
          <w:lang w:val="pt-BR"/>
        </w:rPr>
      </w:pPr>
    </w:p>
    <w:p w14:paraId="71D077FC" w14:textId="77777777" w:rsidR="00BB2DC2" w:rsidRPr="00BB2DC2" w:rsidRDefault="00BB2DC2" w:rsidP="00B17D94">
      <w:pPr>
        <w:ind w:firstLine="0"/>
        <w:rPr>
          <w:lang w:val="pt-BR"/>
        </w:rPr>
      </w:pPr>
      <w:r w:rsidRPr="00BB2DC2">
        <w:rPr>
          <w:lang w:val="pt-BR"/>
        </w:rPr>
        <w:t>- Suporte para versões SOAP e JSON</w:t>
      </w:r>
    </w:p>
    <w:p w14:paraId="6597E1FA" w14:textId="77777777" w:rsidR="00BB2DC2" w:rsidRPr="00BB2DC2" w:rsidRDefault="00BB2DC2" w:rsidP="00B17D94">
      <w:pPr>
        <w:ind w:firstLine="0"/>
        <w:rPr>
          <w:lang w:val="pt-BR"/>
        </w:rPr>
      </w:pPr>
      <w:r w:rsidRPr="00BB2DC2">
        <w:rPr>
          <w:lang w:val="pt-BR"/>
        </w:rPr>
        <w:t>- Suporte para carregamento inteligente, incluindo balanceamento de carga e uso de perfis de carga</w:t>
      </w:r>
    </w:p>
    <w:p w14:paraId="0EC50F29" w14:textId="77777777" w:rsidR="00BB2DC2" w:rsidRPr="00BB2DC2" w:rsidRDefault="00BB2DC2" w:rsidP="00B17D94">
      <w:pPr>
        <w:ind w:firstLine="0"/>
        <w:rPr>
          <w:lang w:val="pt-BR"/>
        </w:rPr>
      </w:pPr>
      <w:r w:rsidRPr="00BB2DC2">
        <w:rPr>
          <w:lang w:val="pt-BR"/>
        </w:rPr>
        <w:t>- Suporte para gerenciamento de listas (local)</w:t>
      </w:r>
    </w:p>
    <w:p w14:paraId="38E35B7B" w14:textId="77777777" w:rsidR="00BB2DC2" w:rsidRPr="00BB2DC2" w:rsidRDefault="00BB2DC2" w:rsidP="00B17D94">
      <w:pPr>
        <w:ind w:firstLine="0"/>
        <w:rPr>
          <w:lang w:val="pt-BR"/>
        </w:rPr>
      </w:pPr>
      <w:r w:rsidRPr="00BB2DC2">
        <w:rPr>
          <w:lang w:val="pt-BR"/>
        </w:rPr>
        <w:t>- Status adicionais</w:t>
      </w:r>
    </w:p>
    <w:p w14:paraId="05395162" w14:textId="77777777" w:rsidR="00BB2DC2" w:rsidRPr="00BB2DC2" w:rsidRDefault="00BB2DC2" w:rsidP="00B17D94">
      <w:pPr>
        <w:ind w:firstLine="0"/>
        <w:rPr>
          <w:lang w:val="pt-BR"/>
        </w:rPr>
      </w:pPr>
      <w:r w:rsidRPr="00BB2DC2">
        <w:rPr>
          <w:lang w:val="pt-BR"/>
        </w:rPr>
        <w:t>- Solicitações de envio de mensagens, como tempo ou status do ponto de carregamento (CP)</w:t>
      </w:r>
    </w:p>
    <w:p w14:paraId="02F3CBF6" w14:textId="77777777" w:rsidR="00BB2DC2" w:rsidRPr="00BB2DC2" w:rsidRDefault="00BB2DC2" w:rsidP="00B17D94">
      <w:pPr>
        <w:ind w:firstLine="0"/>
        <w:rPr>
          <w:lang w:val="pt-BR"/>
        </w:rPr>
      </w:pPr>
      <w:r w:rsidRPr="00BB2DC2">
        <w:rPr>
          <w:lang w:val="pt-BR"/>
        </w:rPr>
        <w:t>- Melhorias menores nas especificações em comparação com o OCPP 1.5</w:t>
      </w:r>
    </w:p>
    <w:p w14:paraId="5DE4480D" w14:textId="77777777" w:rsidR="00BB2DC2" w:rsidRPr="00BB2DC2" w:rsidRDefault="00BB2DC2" w:rsidP="00BB2DC2">
      <w:pPr>
        <w:rPr>
          <w:lang w:val="pt-BR"/>
        </w:rPr>
      </w:pPr>
    </w:p>
    <w:p w14:paraId="19ACF098" w14:textId="77777777" w:rsidR="00BB2DC2" w:rsidRPr="00BB2DC2" w:rsidRDefault="00BB2DC2" w:rsidP="00BB2DC2">
      <w:pPr>
        <w:rPr>
          <w:lang w:val="pt-BR"/>
        </w:rPr>
      </w:pPr>
      <w:r w:rsidRPr="00BB2DC2">
        <w:rPr>
          <w:lang w:val="pt-BR"/>
        </w:rPr>
        <w:t>Essas funcionalidades têm contribuído para a crescente adoção do protocolo entre os fabricantes.</w:t>
      </w:r>
    </w:p>
    <w:p w14:paraId="1A96C7D8" w14:textId="77777777" w:rsidR="00BB2DC2" w:rsidRPr="00BB2DC2" w:rsidRDefault="00BB2DC2" w:rsidP="00BB2DC2">
      <w:pPr>
        <w:rPr>
          <w:lang w:val="pt-BR"/>
        </w:rPr>
      </w:pPr>
    </w:p>
    <w:p w14:paraId="257D6E08" w14:textId="77777777" w:rsidR="00BB2DC2" w:rsidRPr="00BB2DC2" w:rsidRDefault="00BB2DC2" w:rsidP="00BB2DC2">
      <w:pPr>
        <w:rPr>
          <w:lang w:val="pt-BR"/>
        </w:rPr>
      </w:pPr>
      <w:r w:rsidRPr="00BB2DC2">
        <w:rPr>
          <w:lang w:val="pt-BR"/>
        </w:rPr>
        <w:t>Fontes usadas para responder:</w:t>
      </w:r>
    </w:p>
    <w:p w14:paraId="57F2E419" w14:textId="77777777" w:rsidR="00BB2DC2" w:rsidRPr="00BB2DC2" w:rsidRDefault="00BB2DC2" w:rsidP="00BB2DC2">
      <w:pPr>
        <w:rPr>
          <w:lang w:val="pt-BR"/>
        </w:rPr>
      </w:pPr>
      <w:r w:rsidRPr="00BB2DC2">
        <w:rPr>
          <w:lang w:val="pt-BR"/>
        </w:rPr>
        <w:t xml:space="preserve">  •  </w:t>
      </w:r>
    </w:p>
    <w:p w14:paraId="1C257FF5" w14:textId="77777777" w:rsidR="00BB2DC2" w:rsidRPr="00BB2DC2" w:rsidRDefault="00BB2DC2" w:rsidP="00BB2DC2">
      <w:pPr>
        <w:rPr>
          <w:lang w:val="pt-BR"/>
        </w:rPr>
      </w:pPr>
      <w:r w:rsidRPr="00BB2DC2">
        <w:rPr>
          <w:lang w:val="pt-BR"/>
        </w:rPr>
        <w:t xml:space="preserve">  •  </w:t>
      </w:r>
    </w:p>
    <w:p w14:paraId="65AA8A8E" w14:textId="77777777" w:rsidR="00BB2DC2" w:rsidRPr="00BB2DC2" w:rsidRDefault="00BB2DC2" w:rsidP="00BB2DC2">
      <w:pPr>
        <w:rPr>
          <w:lang w:val="pt-BR"/>
        </w:rPr>
      </w:pPr>
      <w:r w:rsidRPr="00BB2DC2">
        <w:rPr>
          <w:lang w:val="pt-BR"/>
        </w:rPr>
        <w:t xml:space="preserve">  • ?p=16 </w:t>
      </w:r>
    </w:p>
    <w:p w14:paraId="7198B7AB" w14:textId="5A925E66" w:rsidR="003C1791" w:rsidRDefault="00BB2DC2" w:rsidP="00BB2DC2">
      <w:pPr>
        <w:rPr>
          <w:lang w:val="pt-BR"/>
        </w:rPr>
      </w:pPr>
      <w:r w:rsidRPr="00BB2DC2">
        <w:rPr>
          <w:lang w:val="pt-BR"/>
        </w:rPr>
        <w:t xml:space="preserve">  • ?p=16</w:t>
      </w:r>
    </w:p>
    <w:p w14:paraId="7F384E58" w14:textId="77777777" w:rsidR="00B17D94" w:rsidRDefault="00B17D94" w:rsidP="00BB2DC2">
      <w:pPr>
        <w:rPr>
          <w:lang w:val="pt-BR"/>
        </w:rPr>
      </w:pPr>
    </w:p>
    <w:p w14:paraId="3377B3D2" w14:textId="77777777" w:rsidR="00D35CA0" w:rsidRDefault="00D35CA0" w:rsidP="00BB2DC2">
      <w:pPr>
        <w:rPr>
          <w:lang w:val="pt-BR"/>
        </w:rPr>
      </w:pPr>
    </w:p>
    <w:p w14:paraId="61DC2B48" w14:textId="77777777" w:rsidR="00D35CA0" w:rsidRPr="00666E3B" w:rsidRDefault="00D35CA0" w:rsidP="00BB2DC2">
      <w:pPr>
        <w:rPr>
          <w:lang w:val="pt-BR"/>
        </w:rPr>
      </w:pPr>
    </w:p>
    <w:p w14:paraId="0ACB1BB4" w14:textId="610176C0" w:rsidR="003C1791" w:rsidRPr="00666E3B" w:rsidRDefault="00000000">
      <w:pPr>
        <w:rPr>
          <w:lang w:val="pt-BR"/>
        </w:rPr>
      </w:pPr>
      <w:r w:rsidRPr="00666E3B">
        <w:rPr>
          <w:b/>
          <w:lang w:val="pt-BR"/>
        </w:rPr>
        <w:t>P</w:t>
      </w:r>
      <w:r w:rsidR="00B17D94">
        <w:rPr>
          <w:b/>
          <w:lang w:val="pt-BR"/>
        </w:rPr>
        <w:t>3</w:t>
      </w:r>
      <w:r w:rsidRPr="00666E3B">
        <w:rPr>
          <w:b/>
          <w:lang w:val="pt-BR"/>
        </w:rPr>
        <w:t xml:space="preserve">: Qual </w:t>
      </w:r>
      <w:r w:rsidR="00C16592" w:rsidRPr="00666E3B">
        <w:rPr>
          <w:b/>
          <w:lang w:val="pt-BR"/>
        </w:rPr>
        <w:t>é</w:t>
      </w:r>
      <w:r w:rsidRPr="00666E3B">
        <w:rPr>
          <w:b/>
          <w:lang w:val="pt-BR"/>
        </w:rPr>
        <w:t xml:space="preserve"> a </w:t>
      </w:r>
      <w:r w:rsidR="00D31FC8" w:rsidRPr="00666E3B">
        <w:rPr>
          <w:b/>
          <w:lang w:val="pt-BR"/>
        </w:rPr>
        <w:t>potência</w:t>
      </w:r>
      <w:r w:rsidRPr="00666E3B">
        <w:rPr>
          <w:b/>
          <w:lang w:val="pt-BR"/>
        </w:rPr>
        <w:t xml:space="preserve"> </w:t>
      </w:r>
      <w:r w:rsidR="00D31FC8" w:rsidRPr="00666E3B">
        <w:rPr>
          <w:b/>
          <w:lang w:val="pt-BR"/>
        </w:rPr>
        <w:t>máxima</w:t>
      </w:r>
      <w:r w:rsidRPr="00666E3B">
        <w:rPr>
          <w:b/>
          <w:lang w:val="pt-BR"/>
        </w:rPr>
        <w:t xml:space="preserve"> de carregamento do HCA G2 e quais modos de carga ele suporta?</w:t>
      </w:r>
    </w:p>
    <w:p w14:paraId="0475B104" w14:textId="77777777" w:rsidR="00B17D94" w:rsidRDefault="00000000">
      <w:pPr>
        <w:rPr>
          <w:b/>
          <w:lang w:val="pt-BR"/>
        </w:rPr>
      </w:pPr>
      <w:r w:rsidRPr="00666E3B">
        <w:rPr>
          <w:b/>
          <w:lang w:val="pt-BR"/>
        </w:rPr>
        <w:t xml:space="preserve">Resposta esperada: </w:t>
      </w:r>
    </w:p>
    <w:p w14:paraId="2CF2702E" w14:textId="15088F7F" w:rsidR="003C1791" w:rsidRDefault="00000000">
      <w:pPr>
        <w:rPr>
          <w:lang w:val="pt-BR"/>
        </w:rPr>
      </w:pPr>
      <w:r w:rsidRPr="00666E3B">
        <w:rPr>
          <w:lang w:val="pt-BR"/>
        </w:rPr>
        <w:t xml:space="preserve">O GoodWe HCA G2 oferece </w:t>
      </w:r>
      <w:r w:rsidR="00D31FC8" w:rsidRPr="00666E3B">
        <w:rPr>
          <w:lang w:val="pt-BR"/>
        </w:rPr>
        <w:t>potência</w:t>
      </w:r>
      <w:r w:rsidRPr="00666E3B">
        <w:rPr>
          <w:lang w:val="pt-BR"/>
        </w:rPr>
        <w:t xml:space="preserve"> </w:t>
      </w:r>
      <w:r w:rsidR="00D31FC8" w:rsidRPr="00666E3B">
        <w:rPr>
          <w:lang w:val="pt-BR"/>
        </w:rPr>
        <w:t>máxima</w:t>
      </w:r>
      <w:r w:rsidRPr="00666E3B">
        <w:rPr>
          <w:lang w:val="pt-BR"/>
        </w:rPr>
        <w:t xml:space="preserve"> de 22 kW em </w:t>
      </w:r>
      <w:r w:rsidR="00D31FC8" w:rsidRPr="00666E3B">
        <w:rPr>
          <w:lang w:val="pt-BR"/>
        </w:rPr>
        <w:t>operação</w:t>
      </w:r>
      <w:r w:rsidRPr="00666E3B">
        <w:rPr>
          <w:lang w:val="pt-BR"/>
        </w:rPr>
        <w:t xml:space="preserve"> </w:t>
      </w:r>
      <w:r w:rsidR="00D31FC8" w:rsidRPr="00666E3B">
        <w:rPr>
          <w:lang w:val="pt-BR"/>
        </w:rPr>
        <w:t>trifásica</w:t>
      </w:r>
      <w:r w:rsidRPr="00666E3B">
        <w:rPr>
          <w:lang w:val="pt-BR"/>
        </w:rPr>
        <w:t xml:space="preserve"> (400V, 32A) ou 7,4 kW em </w:t>
      </w:r>
      <w:r w:rsidR="00D31FC8" w:rsidRPr="00666E3B">
        <w:rPr>
          <w:lang w:val="pt-BR"/>
        </w:rPr>
        <w:t>operação</w:t>
      </w:r>
      <w:r w:rsidRPr="00666E3B">
        <w:rPr>
          <w:lang w:val="pt-BR"/>
        </w:rPr>
        <w:t xml:space="preserve"> </w:t>
      </w:r>
      <w:r w:rsidR="00D31FC8" w:rsidRPr="00666E3B">
        <w:rPr>
          <w:lang w:val="pt-BR"/>
        </w:rPr>
        <w:t>monofásica</w:t>
      </w:r>
      <w:r w:rsidRPr="00666E3B">
        <w:rPr>
          <w:lang w:val="pt-BR"/>
        </w:rPr>
        <w:t xml:space="preserve"> (230V, 32A). Suporta o Modo 3 de carregamento AC conforme IEC 61851, com </w:t>
      </w:r>
      <w:r w:rsidR="00D31FC8" w:rsidRPr="00666E3B">
        <w:rPr>
          <w:lang w:val="pt-BR"/>
        </w:rPr>
        <w:t>comunicação</w:t>
      </w:r>
      <w:r w:rsidRPr="00666E3B">
        <w:rPr>
          <w:lang w:val="pt-BR"/>
        </w:rPr>
        <w:t xml:space="preserve"> </w:t>
      </w:r>
      <w:r w:rsidR="00D31FC8" w:rsidRPr="00666E3B">
        <w:rPr>
          <w:lang w:val="pt-BR"/>
        </w:rPr>
        <w:t>veículo</w:t>
      </w:r>
      <w:r w:rsidRPr="00666E3B">
        <w:rPr>
          <w:lang w:val="pt-BR"/>
        </w:rPr>
        <w:t>-carregador via piloto de controle (CP).</w:t>
      </w:r>
    </w:p>
    <w:p w14:paraId="101970AB" w14:textId="3B0416B4" w:rsidR="00B17D94" w:rsidRDefault="00B17D94">
      <w:pPr>
        <w:rPr>
          <w:lang w:val="pt-BR"/>
        </w:rPr>
      </w:pPr>
      <w:r w:rsidRPr="00666E3B">
        <w:rPr>
          <w:b/>
          <w:lang w:val="pt-BR"/>
        </w:rPr>
        <w:lastRenderedPageBreak/>
        <w:t xml:space="preserve">Resposta </w:t>
      </w:r>
      <w:r>
        <w:rPr>
          <w:b/>
          <w:lang w:val="pt-BR"/>
        </w:rPr>
        <w:t>do chatbot:</w:t>
      </w:r>
    </w:p>
    <w:p w14:paraId="70BC8DB9" w14:textId="77777777" w:rsidR="00B17D94" w:rsidRPr="00B17D94" w:rsidRDefault="00B17D94" w:rsidP="00B17D94">
      <w:pPr>
        <w:rPr>
          <w:lang w:val="pt-BR"/>
        </w:rPr>
      </w:pPr>
      <w:r w:rsidRPr="00B17D94">
        <w:rPr>
          <w:lang w:val="pt-BR"/>
        </w:rPr>
        <w:t>A potência máxima de carregamento do Carregador Veicular GoodWe HCA G2 é de 7 kW para a versão monofásica e de 11/22 kW para a versão trifásica. Ele suporta múltiplos modos de carga, que são configuráveis pelo usuário e gerenciáveis através do aplicativo SEMS+ da GoodWe.</w:t>
      </w:r>
    </w:p>
    <w:p w14:paraId="0C95D74A" w14:textId="77777777" w:rsidR="00B17D94" w:rsidRPr="00B17D94" w:rsidRDefault="00B17D94" w:rsidP="00B17D94">
      <w:pPr>
        <w:rPr>
          <w:lang w:val="pt-BR"/>
        </w:rPr>
      </w:pPr>
    </w:p>
    <w:p w14:paraId="6B70E6B4" w14:textId="77777777" w:rsidR="00B17D94" w:rsidRPr="00B17D94" w:rsidRDefault="00B17D94" w:rsidP="00B17D94">
      <w:pPr>
        <w:rPr>
          <w:lang w:val="pt-BR"/>
        </w:rPr>
      </w:pPr>
      <w:r w:rsidRPr="00B17D94">
        <w:rPr>
          <w:lang w:val="pt-BR"/>
        </w:rPr>
        <w:t>Fontes usadas para responder:</w:t>
      </w:r>
    </w:p>
    <w:p w14:paraId="654F89C4" w14:textId="77777777" w:rsidR="00B17D94" w:rsidRPr="00B17D94" w:rsidRDefault="00B17D94" w:rsidP="00B17D94">
      <w:pPr>
        <w:rPr>
          <w:lang w:val="pt-BR"/>
        </w:rPr>
      </w:pPr>
      <w:r w:rsidRPr="00B17D94">
        <w:rPr>
          <w:lang w:val="pt-BR"/>
        </w:rPr>
        <w:t xml:space="preserve">  • GW_HCA G2_Datasheet-PT.pdf p.0</w:t>
      </w:r>
    </w:p>
    <w:p w14:paraId="37650024" w14:textId="77777777" w:rsidR="00B17D94" w:rsidRPr="00B17D94" w:rsidRDefault="00B17D94" w:rsidP="00B17D94">
      <w:r w:rsidRPr="00B17D94">
        <w:rPr>
          <w:lang w:val="pt-BR"/>
        </w:rPr>
        <w:t xml:space="preserve">  </w:t>
      </w:r>
      <w:r w:rsidRPr="00B17D94">
        <w:t>• GW_HCA G2_Datasheet-PT.pdf p.0</w:t>
      </w:r>
    </w:p>
    <w:p w14:paraId="38C33A0C" w14:textId="77777777" w:rsidR="00B17D94" w:rsidRPr="00B17D94" w:rsidRDefault="00B17D94" w:rsidP="00B17D94">
      <w:r w:rsidRPr="00B17D94">
        <w:t xml:space="preserve">  • GW_HCA G2_Datasheet-PT.pdf p.0</w:t>
      </w:r>
    </w:p>
    <w:p w14:paraId="6BC6597E" w14:textId="3496B773" w:rsidR="003C1791" w:rsidRPr="00666E3B" w:rsidRDefault="00B17D94" w:rsidP="00B17D94">
      <w:pPr>
        <w:rPr>
          <w:lang w:val="pt-BR"/>
        </w:rPr>
      </w:pPr>
      <w:r w:rsidRPr="00B17D94">
        <w:t xml:space="preserve">  </w:t>
      </w:r>
      <w:r w:rsidRPr="00B17D94">
        <w:rPr>
          <w:lang w:val="pt-BR"/>
        </w:rPr>
        <w:t>• GW_HCA G2_User Manual-PT.pdf p.0</w:t>
      </w:r>
    </w:p>
    <w:p w14:paraId="33642D3C" w14:textId="69142004" w:rsidR="003C1791" w:rsidRPr="00666E3B" w:rsidRDefault="00000000">
      <w:pPr>
        <w:pStyle w:val="Ttulo2"/>
        <w:rPr>
          <w:lang w:val="pt-BR"/>
        </w:rPr>
      </w:pPr>
      <w:bookmarkStart w:id="21" w:name="_Toc230003216"/>
      <w:r w:rsidRPr="00666E3B">
        <w:rPr>
          <w:color w:val="00538A"/>
          <w:lang w:val="pt-BR"/>
        </w:rPr>
        <w:t xml:space="preserve">Persona: </w:t>
      </w:r>
      <w:r w:rsidR="00D31FC8" w:rsidRPr="00666E3B">
        <w:rPr>
          <w:color w:val="00538A"/>
          <w:lang w:val="pt-BR"/>
        </w:rPr>
        <w:t>Síndico</w:t>
      </w:r>
      <w:r w:rsidRPr="00666E3B">
        <w:rPr>
          <w:color w:val="00538A"/>
          <w:lang w:val="pt-BR"/>
        </w:rPr>
        <w:t xml:space="preserve"> / Administrador de </w:t>
      </w:r>
      <w:r w:rsidR="00D31FC8" w:rsidRPr="00666E3B">
        <w:rPr>
          <w:color w:val="00538A"/>
          <w:lang w:val="pt-BR"/>
        </w:rPr>
        <w:t>Condomínio</w:t>
      </w:r>
      <w:r w:rsidRPr="00666E3B">
        <w:rPr>
          <w:color w:val="00538A"/>
          <w:lang w:val="pt-BR"/>
        </w:rPr>
        <w:t xml:space="preserve"> (EV ChargeOps)</w:t>
      </w:r>
      <w:bookmarkEnd w:id="21"/>
    </w:p>
    <w:p w14:paraId="25283762" w14:textId="23A32891" w:rsidR="003C1791" w:rsidRPr="00666E3B" w:rsidRDefault="00000000">
      <w:pPr>
        <w:rPr>
          <w:lang w:val="pt-BR"/>
        </w:rPr>
      </w:pPr>
      <w:r w:rsidRPr="00666E3B">
        <w:rPr>
          <w:b/>
          <w:lang w:val="pt-BR"/>
        </w:rPr>
        <w:t>P</w:t>
      </w:r>
      <w:r w:rsidR="00B17D94">
        <w:rPr>
          <w:b/>
          <w:lang w:val="pt-BR"/>
        </w:rPr>
        <w:t>4</w:t>
      </w:r>
      <w:r w:rsidRPr="00666E3B">
        <w:rPr>
          <w:b/>
          <w:lang w:val="pt-BR"/>
        </w:rPr>
        <w:t xml:space="preserve">: </w:t>
      </w:r>
      <w:r w:rsidR="00B17D94">
        <w:rPr>
          <w:b/>
          <w:lang w:val="pt-BR"/>
        </w:rPr>
        <w:t>É</w:t>
      </w:r>
      <w:r w:rsidRPr="00666E3B">
        <w:rPr>
          <w:b/>
          <w:lang w:val="pt-BR"/>
        </w:rPr>
        <w:t xml:space="preserve"> </w:t>
      </w:r>
      <w:r w:rsidR="00D31FC8" w:rsidRPr="00666E3B">
        <w:rPr>
          <w:b/>
          <w:lang w:val="pt-BR"/>
        </w:rPr>
        <w:t>possível</w:t>
      </w:r>
      <w:r w:rsidRPr="00666E3B">
        <w:rPr>
          <w:b/>
          <w:lang w:val="pt-BR"/>
        </w:rPr>
        <w:t xml:space="preserve"> limitar a </w:t>
      </w:r>
      <w:r w:rsidR="00D31FC8" w:rsidRPr="00666E3B">
        <w:rPr>
          <w:b/>
          <w:lang w:val="pt-BR"/>
        </w:rPr>
        <w:t>potência</w:t>
      </w:r>
      <w:r w:rsidRPr="00666E3B">
        <w:rPr>
          <w:b/>
          <w:lang w:val="pt-BR"/>
        </w:rPr>
        <w:t xml:space="preserve"> de carregamento por </w:t>
      </w:r>
      <w:r w:rsidR="00D31FC8" w:rsidRPr="00666E3B">
        <w:rPr>
          <w:b/>
          <w:lang w:val="pt-BR"/>
        </w:rPr>
        <w:t>usuário</w:t>
      </w:r>
      <w:r w:rsidRPr="00666E3B">
        <w:rPr>
          <w:b/>
          <w:lang w:val="pt-BR"/>
        </w:rPr>
        <w:t xml:space="preserve"> no HCA G2 para evitar sobrecarga na rede do </w:t>
      </w:r>
      <w:r w:rsidR="00D31FC8" w:rsidRPr="00666E3B">
        <w:rPr>
          <w:b/>
          <w:lang w:val="pt-BR"/>
        </w:rPr>
        <w:t>condomínio</w:t>
      </w:r>
      <w:r w:rsidRPr="00666E3B">
        <w:rPr>
          <w:b/>
          <w:lang w:val="pt-BR"/>
        </w:rPr>
        <w:t>?</w:t>
      </w:r>
    </w:p>
    <w:p w14:paraId="12E16340" w14:textId="7F9E6850" w:rsidR="003C1791" w:rsidRDefault="00000000">
      <w:pPr>
        <w:rPr>
          <w:lang w:val="pt-BR"/>
        </w:rPr>
      </w:pPr>
      <w:r w:rsidRPr="00666E3B">
        <w:rPr>
          <w:b/>
          <w:lang w:val="pt-BR"/>
        </w:rPr>
        <w:t xml:space="preserve">Resposta esperada: </w:t>
      </w:r>
      <w:r w:rsidRPr="00666E3B">
        <w:rPr>
          <w:lang w:val="pt-BR"/>
        </w:rPr>
        <w:t xml:space="preserve">Sim. Por meio do protocolo OCPP 1.6 integrado a um sistema de </w:t>
      </w:r>
      <w:r w:rsidR="00D31FC8" w:rsidRPr="00666E3B">
        <w:rPr>
          <w:lang w:val="pt-BR"/>
        </w:rPr>
        <w:t>gestão</w:t>
      </w:r>
      <w:r w:rsidRPr="00666E3B">
        <w:rPr>
          <w:lang w:val="pt-BR"/>
        </w:rPr>
        <w:t xml:space="preserve"> (CSMS), e </w:t>
      </w:r>
      <w:r w:rsidR="00D31FC8" w:rsidRPr="00666E3B">
        <w:rPr>
          <w:lang w:val="pt-BR"/>
        </w:rPr>
        <w:t>possível</w:t>
      </w:r>
      <w:r w:rsidRPr="00666E3B">
        <w:rPr>
          <w:lang w:val="pt-BR"/>
        </w:rPr>
        <w:t xml:space="preserve"> configurar perfis de carregamento com limites de corrente e </w:t>
      </w:r>
      <w:r w:rsidR="00D31FC8" w:rsidRPr="00666E3B">
        <w:rPr>
          <w:lang w:val="pt-BR"/>
        </w:rPr>
        <w:t>potência</w:t>
      </w:r>
      <w:r w:rsidRPr="00666E3B">
        <w:rPr>
          <w:lang w:val="pt-BR"/>
        </w:rPr>
        <w:t xml:space="preserve"> individuais por ponto de carga. Isso permite que o </w:t>
      </w:r>
      <w:r w:rsidR="00D31FC8" w:rsidRPr="00666E3B">
        <w:rPr>
          <w:lang w:val="pt-BR"/>
        </w:rPr>
        <w:t>síndico</w:t>
      </w:r>
      <w:r w:rsidRPr="00666E3B">
        <w:rPr>
          <w:lang w:val="pt-BR"/>
        </w:rPr>
        <w:t xml:space="preserve"> defina cotas de consumo por unidade, evitando sobrecarga na rede </w:t>
      </w:r>
      <w:r w:rsidR="00D31FC8" w:rsidRPr="00666E3B">
        <w:rPr>
          <w:lang w:val="pt-BR"/>
        </w:rPr>
        <w:t>elétrica</w:t>
      </w:r>
      <w:r w:rsidRPr="00666E3B">
        <w:rPr>
          <w:lang w:val="pt-BR"/>
        </w:rPr>
        <w:t xml:space="preserve"> do </w:t>
      </w:r>
      <w:r w:rsidR="00D31FC8" w:rsidRPr="00666E3B">
        <w:rPr>
          <w:lang w:val="pt-BR"/>
        </w:rPr>
        <w:t>condomínio</w:t>
      </w:r>
      <w:r w:rsidRPr="00666E3B">
        <w:rPr>
          <w:lang w:val="pt-BR"/>
        </w:rPr>
        <w:t xml:space="preserve"> e facilitando o rateio de custos entre moradores.</w:t>
      </w:r>
    </w:p>
    <w:p w14:paraId="50349E6F" w14:textId="77777777" w:rsidR="00B17D94" w:rsidRDefault="00B17D94" w:rsidP="00B17D94">
      <w:pPr>
        <w:rPr>
          <w:b/>
          <w:lang w:val="pt-BR"/>
        </w:rPr>
      </w:pPr>
      <w:r w:rsidRPr="00666E3B">
        <w:rPr>
          <w:b/>
          <w:lang w:val="pt-BR"/>
        </w:rPr>
        <w:t xml:space="preserve">Resposta </w:t>
      </w:r>
      <w:r>
        <w:rPr>
          <w:b/>
          <w:lang w:val="pt-BR"/>
        </w:rPr>
        <w:t>do chatbot:</w:t>
      </w:r>
    </w:p>
    <w:p w14:paraId="011A0E7B" w14:textId="77777777" w:rsidR="00B17D94" w:rsidRDefault="00B17D94" w:rsidP="00B17D94">
      <w:pPr>
        <w:rPr>
          <w:lang w:val="pt-BR"/>
        </w:rPr>
      </w:pPr>
      <w:r w:rsidRPr="00B17D94">
        <w:rPr>
          <w:lang w:val="pt-BR"/>
        </w:rPr>
        <w:t>Sim, é possível limitar a potência de carregamento no HCA G2 para evitar sobrecarga na rede do condomínio. Ao ativar o controle dinâmico de carga, o carregador ajusta a velocidade de carregamento ou até pausa o carregamento com base nos dados do medidor e na corrente de conexão à rede definida, evitando o disparo do fusível principal. Essa configuração pode ser feita via SolarGo ou SEMS+.</w:t>
      </w:r>
    </w:p>
    <w:p w14:paraId="24C94D02" w14:textId="77777777" w:rsidR="00B17D94" w:rsidRDefault="00B17D94" w:rsidP="00B17D94">
      <w:pPr>
        <w:rPr>
          <w:lang w:val="pt-BR"/>
        </w:rPr>
      </w:pPr>
      <w:r w:rsidRPr="00B17D94">
        <w:rPr>
          <w:lang w:val="pt-BR"/>
        </w:rPr>
        <w:t>Fontes usadas para responder:</w:t>
      </w:r>
    </w:p>
    <w:p w14:paraId="06ED9F03" w14:textId="77777777" w:rsidR="00B17D94" w:rsidRPr="00B17D94" w:rsidRDefault="00B17D94" w:rsidP="00B17D94">
      <w:r w:rsidRPr="00B17D94">
        <w:t>• FIAP_EV Challenge_2026_Mentoria1.pdf p.6</w:t>
      </w:r>
    </w:p>
    <w:p w14:paraId="2266D009" w14:textId="77777777" w:rsidR="00B17D94" w:rsidRDefault="00B17D94" w:rsidP="00B17D94">
      <w:r w:rsidRPr="00B17D94">
        <w:t>• FIAP_EV Challenge_2026_Mentoria1.pdf p.6</w:t>
      </w:r>
    </w:p>
    <w:p w14:paraId="06FE9DC4" w14:textId="77777777" w:rsidR="00B17D94" w:rsidRDefault="00B17D94" w:rsidP="00B17D94">
      <w:pPr>
        <w:rPr>
          <w:lang w:val="pt-BR"/>
        </w:rPr>
      </w:pPr>
      <w:r w:rsidRPr="00B17D94">
        <w:rPr>
          <w:lang w:val="pt-BR"/>
        </w:rPr>
        <w:t>• GW_HCA G2_User Manual-PT.pdf p.48</w:t>
      </w:r>
    </w:p>
    <w:p w14:paraId="54B67388" w14:textId="47AE5BA5" w:rsidR="00B17D94" w:rsidRDefault="00B17D94" w:rsidP="00B17D94">
      <w:pPr>
        <w:rPr>
          <w:b/>
          <w:bCs/>
          <w:lang w:val="pt-BR"/>
        </w:rPr>
      </w:pPr>
      <w:r w:rsidRPr="00B17D94">
        <w:rPr>
          <w:lang w:val="pt-BR"/>
        </w:rPr>
        <w:t>• GW_HCA G2_User Manual-PT.pdf p.48</w:t>
      </w:r>
    </w:p>
    <w:p w14:paraId="3828A850" w14:textId="77777777" w:rsidR="00B17D94" w:rsidRDefault="00B17D94" w:rsidP="00B17D94">
      <w:pPr>
        <w:pStyle w:val="Ttulo2"/>
        <w:rPr>
          <w:color w:val="00538A"/>
          <w:lang w:val="pt-BR"/>
        </w:rPr>
      </w:pPr>
    </w:p>
    <w:p w14:paraId="5922B908" w14:textId="6A3CC399" w:rsidR="003C1791" w:rsidRPr="00666E3B" w:rsidRDefault="00000000" w:rsidP="00B17D94">
      <w:pPr>
        <w:pStyle w:val="Ttulo2"/>
        <w:rPr>
          <w:lang w:val="pt-BR"/>
        </w:rPr>
      </w:pPr>
      <w:bookmarkStart w:id="22" w:name="_Toc230003217"/>
      <w:r w:rsidRPr="00666E3B">
        <w:rPr>
          <w:color w:val="00538A"/>
          <w:lang w:val="pt-BR"/>
        </w:rPr>
        <w:t xml:space="preserve">Persona: Tecnico de </w:t>
      </w:r>
      <w:r w:rsidR="00D31FC8" w:rsidRPr="00666E3B">
        <w:rPr>
          <w:color w:val="00538A"/>
          <w:lang w:val="pt-BR"/>
        </w:rPr>
        <w:t>Instalação</w:t>
      </w:r>
      <w:bookmarkEnd w:id="22"/>
    </w:p>
    <w:p w14:paraId="24215022" w14:textId="50BA4D3B" w:rsidR="003C1791" w:rsidRPr="00666E3B" w:rsidRDefault="00000000">
      <w:pPr>
        <w:rPr>
          <w:lang w:val="pt-BR"/>
        </w:rPr>
      </w:pPr>
      <w:r w:rsidRPr="00666E3B">
        <w:rPr>
          <w:b/>
          <w:lang w:val="pt-BR"/>
        </w:rPr>
        <w:t>P</w:t>
      </w:r>
      <w:r w:rsidR="00B17D94">
        <w:rPr>
          <w:b/>
          <w:lang w:val="pt-BR"/>
        </w:rPr>
        <w:t>5</w:t>
      </w:r>
      <w:r w:rsidRPr="00666E3B">
        <w:rPr>
          <w:b/>
          <w:lang w:val="pt-BR"/>
        </w:rPr>
        <w:t xml:space="preserve">: Qual </w:t>
      </w:r>
      <w:r w:rsidR="00C16592" w:rsidRPr="00666E3B">
        <w:rPr>
          <w:b/>
          <w:lang w:val="pt-BR"/>
        </w:rPr>
        <w:t>é</w:t>
      </w:r>
      <w:r w:rsidRPr="00666E3B">
        <w:rPr>
          <w:b/>
          <w:lang w:val="pt-BR"/>
        </w:rPr>
        <w:t xml:space="preserve"> o grau de </w:t>
      </w:r>
      <w:r w:rsidR="00D31FC8" w:rsidRPr="00666E3B">
        <w:rPr>
          <w:b/>
          <w:lang w:val="pt-BR"/>
        </w:rPr>
        <w:t>proteção</w:t>
      </w:r>
      <w:r w:rsidRPr="00666E3B">
        <w:rPr>
          <w:b/>
          <w:lang w:val="pt-BR"/>
        </w:rPr>
        <w:t xml:space="preserve"> IP do carregador HCA G2 e onde ele pode ser instalado?</w:t>
      </w:r>
    </w:p>
    <w:p w14:paraId="690E0E18" w14:textId="77777777" w:rsidR="00B17D94" w:rsidRDefault="00000000">
      <w:pPr>
        <w:rPr>
          <w:b/>
          <w:lang w:val="pt-BR"/>
        </w:rPr>
      </w:pPr>
      <w:r w:rsidRPr="00666E3B">
        <w:rPr>
          <w:b/>
          <w:lang w:val="pt-BR"/>
        </w:rPr>
        <w:t xml:space="preserve">Resposta esperada: </w:t>
      </w:r>
    </w:p>
    <w:p w14:paraId="2D0BF53B" w14:textId="275AFFA4" w:rsidR="003C1791" w:rsidRDefault="00000000">
      <w:pPr>
        <w:rPr>
          <w:lang w:val="pt-BR"/>
        </w:rPr>
      </w:pPr>
      <w:r w:rsidRPr="00666E3B">
        <w:rPr>
          <w:lang w:val="pt-BR"/>
        </w:rPr>
        <w:t xml:space="preserve">O GoodWe HCA G2 possui </w:t>
      </w:r>
      <w:r w:rsidR="00D31FC8" w:rsidRPr="00666E3B">
        <w:rPr>
          <w:lang w:val="pt-BR"/>
        </w:rPr>
        <w:t>certificação</w:t>
      </w:r>
      <w:r w:rsidRPr="00666E3B">
        <w:rPr>
          <w:lang w:val="pt-BR"/>
        </w:rPr>
        <w:t xml:space="preserve"> IP54 (</w:t>
      </w:r>
      <w:r w:rsidR="00D31FC8" w:rsidRPr="00666E3B">
        <w:rPr>
          <w:lang w:val="pt-BR"/>
        </w:rPr>
        <w:t>proteção</w:t>
      </w:r>
      <w:r w:rsidRPr="00666E3B">
        <w:rPr>
          <w:lang w:val="pt-BR"/>
        </w:rPr>
        <w:t xml:space="preserve"> parcial contra poeira e contra respingos de </w:t>
      </w:r>
      <w:r w:rsidR="00D31FC8" w:rsidRPr="00666E3B">
        <w:rPr>
          <w:lang w:val="pt-BR"/>
        </w:rPr>
        <w:t>água</w:t>
      </w:r>
      <w:r w:rsidRPr="00666E3B">
        <w:rPr>
          <w:lang w:val="pt-BR"/>
        </w:rPr>
        <w:t xml:space="preserve">). Adequado para </w:t>
      </w:r>
      <w:r w:rsidR="00D31FC8" w:rsidRPr="00666E3B">
        <w:rPr>
          <w:lang w:val="pt-BR"/>
        </w:rPr>
        <w:t>instalação</w:t>
      </w:r>
      <w:r w:rsidRPr="00666E3B">
        <w:rPr>
          <w:lang w:val="pt-BR"/>
        </w:rPr>
        <w:t xml:space="preserve"> em ambientes internos e semi-externos como garagens cobertas, estacionamentos e varandas com cobertura. Para </w:t>
      </w:r>
      <w:r w:rsidR="00D31FC8" w:rsidRPr="00666E3B">
        <w:rPr>
          <w:lang w:val="pt-BR"/>
        </w:rPr>
        <w:t>instalações</w:t>
      </w:r>
      <w:r w:rsidRPr="00666E3B">
        <w:rPr>
          <w:lang w:val="pt-BR"/>
        </w:rPr>
        <w:t xml:space="preserve"> totalmente expostas ao tempo, recomenda-se abrigo adicional.</w:t>
      </w:r>
    </w:p>
    <w:p w14:paraId="0105C3D6" w14:textId="77777777" w:rsidR="00B17D94" w:rsidRDefault="00B17D94" w:rsidP="00B17D94">
      <w:pPr>
        <w:rPr>
          <w:b/>
          <w:lang w:val="pt-BR"/>
        </w:rPr>
      </w:pPr>
      <w:r w:rsidRPr="00666E3B">
        <w:rPr>
          <w:b/>
          <w:lang w:val="pt-BR"/>
        </w:rPr>
        <w:t xml:space="preserve">Resposta </w:t>
      </w:r>
      <w:r>
        <w:rPr>
          <w:b/>
          <w:lang w:val="pt-BR"/>
        </w:rPr>
        <w:t>do chatbot:</w:t>
      </w:r>
    </w:p>
    <w:p w14:paraId="7C867E7B" w14:textId="77777777" w:rsidR="00B17D94" w:rsidRPr="00B17D94" w:rsidRDefault="00B17D94" w:rsidP="00B17D94">
      <w:pPr>
        <w:rPr>
          <w:lang w:val="pt-BR"/>
        </w:rPr>
      </w:pPr>
      <w:r w:rsidRPr="00B17D94">
        <w:rPr>
          <w:lang w:val="pt-BR"/>
        </w:rPr>
        <w:t>O grau de proteção IP do carregador HCA G2 é IP55. Ele pode ser instalado tanto na parede quanto no piso, utilizando um suporte opcional. Lembre-se também de que é necessária a proteção RCD tipo A externo.</w:t>
      </w:r>
    </w:p>
    <w:p w14:paraId="4EAF3124" w14:textId="77777777" w:rsidR="00B17D94" w:rsidRPr="00B17D94" w:rsidRDefault="00B17D94" w:rsidP="00B17D94">
      <w:pPr>
        <w:rPr>
          <w:lang w:val="pt-BR"/>
        </w:rPr>
      </w:pPr>
    </w:p>
    <w:p w14:paraId="31FD00AE" w14:textId="77777777" w:rsidR="00B17D94" w:rsidRPr="00B17D94" w:rsidRDefault="00B17D94" w:rsidP="00B17D94">
      <w:pPr>
        <w:rPr>
          <w:lang w:val="pt-BR"/>
        </w:rPr>
      </w:pPr>
      <w:r w:rsidRPr="00B17D94">
        <w:rPr>
          <w:lang w:val="pt-BR"/>
        </w:rPr>
        <w:t>Fontes usadas para responder:</w:t>
      </w:r>
    </w:p>
    <w:p w14:paraId="520FDB71" w14:textId="77777777" w:rsidR="00B17D94" w:rsidRPr="00B17D94" w:rsidRDefault="00B17D94" w:rsidP="00B17D94">
      <w:pPr>
        <w:rPr>
          <w:lang w:val="pt-BR"/>
        </w:rPr>
      </w:pPr>
      <w:r w:rsidRPr="00B17D94">
        <w:rPr>
          <w:lang w:val="pt-BR"/>
        </w:rPr>
        <w:t xml:space="preserve">  • GW_HCA G2_Datasheet-PT.pdf p.1</w:t>
      </w:r>
    </w:p>
    <w:p w14:paraId="45625BC9" w14:textId="77777777" w:rsidR="00B17D94" w:rsidRPr="00B17D94" w:rsidRDefault="00B17D94" w:rsidP="00B17D94">
      <w:r w:rsidRPr="00B17D94">
        <w:rPr>
          <w:lang w:val="pt-BR"/>
        </w:rPr>
        <w:t xml:space="preserve">  </w:t>
      </w:r>
      <w:r w:rsidRPr="00B17D94">
        <w:t>• GW_HCA G2_Datasheet-PT.pdf p.1</w:t>
      </w:r>
    </w:p>
    <w:p w14:paraId="696810C6" w14:textId="77777777" w:rsidR="00B17D94" w:rsidRPr="00B17D94" w:rsidRDefault="00B17D94" w:rsidP="00B17D94">
      <w:r w:rsidRPr="00B17D94">
        <w:t xml:space="preserve">  • GW_HCA G2_Datasheet-PT.pdf p.1</w:t>
      </w:r>
    </w:p>
    <w:p w14:paraId="2C5CD936" w14:textId="58586534" w:rsidR="00B17D94" w:rsidRPr="00B17D94" w:rsidRDefault="00B17D94" w:rsidP="00B17D94">
      <w:r w:rsidRPr="00B17D94">
        <w:t xml:space="preserve">  • GW_HCA G2_Datasheet-AU.pdf p.1</w:t>
      </w:r>
    </w:p>
    <w:p w14:paraId="3ECB99D9" w14:textId="77777777" w:rsidR="003C1791" w:rsidRPr="00BB2DC2" w:rsidRDefault="003C1791"/>
    <w:p w14:paraId="23D9E344" w14:textId="540DD62D" w:rsidR="003C1791" w:rsidRPr="00B17D94" w:rsidRDefault="00000000">
      <w:pPr>
        <w:rPr>
          <w:color w:val="auto"/>
          <w:lang w:val="pt-BR"/>
        </w:rPr>
      </w:pPr>
      <w:r w:rsidRPr="00B17D94">
        <w:rPr>
          <w:b/>
          <w:color w:val="auto"/>
          <w:lang w:val="pt-BR"/>
        </w:rPr>
        <w:t>P</w:t>
      </w:r>
      <w:r w:rsidR="00172248">
        <w:rPr>
          <w:b/>
          <w:color w:val="auto"/>
          <w:lang w:val="pt-BR"/>
        </w:rPr>
        <w:t>6</w:t>
      </w:r>
      <w:r w:rsidRPr="00B17D94">
        <w:rPr>
          <w:b/>
          <w:color w:val="auto"/>
          <w:lang w:val="pt-BR"/>
        </w:rPr>
        <w:t xml:space="preserve">: Quais </w:t>
      </w:r>
      <w:r w:rsidR="00D31FC8" w:rsidRPr="00B17D94">
        <w:rPr>
          <w:b/>
          <w:color w:val="auto"/>
          <w:lang w:val="pt-BR"/>
        </w:rPr>
        <w:t>certificações</w:t>
      </w:r>
      <w:r w:rsidRPr="00B17D94">
        <w:rPr>
          <w:b/>
          <w:color w:val="auto"/>
          <w:lang w:val="pt-BR"/>
        </w:rPr>
        <w:t xml:space="preserve"> internacionais o HCA G2 possui?</w:t>
      </w:r>
    </w:p>
    <w:p w14:paraId="78F05B7A" w14:textId="53472A4D" w:rsidR="003C1791" w:rsidRDefault="00000000">
      <w:pPr>
        <w:rPr>
          <w:lang w:val="pt-BR"/>
        </w:rPr>
      </w:pPr>
      <w:r w:rsidRPr="00666E3B">
        <w:rPr>
          <w:b/>
          <w:lang w:val="pt-BR"/>
        </w:rPr>
        <w:t xml:space="preserve">Resposta esperada: </w:t>
      </w:r>
      <w:r w:rsidRPr="00666E3B">
        <w:rPr>
          <w:lang w:val="pt-BR"/>
        </w:rPr>
        <w:t>O GoodWe HCA G2 e certificado por: CE (Uniao Europeia), CB (IEC System), RCM (Australia/Nova Zelandia), RETIE (</w:t>
      </w:r>
      <w:r w:rsidR="00D31FC8" w:rsidRPr="00666E3B">
        <w:rPr>
          <w:lang w:val="pt-BR"/>
        </w:rPr>
        <w:t>Colômbia</w:t>
      </w:r>
      <w:r w:rsidRPr="00666E3B">
        <w:rPr>
          <w:lang w:val="pt-BR"/>
        </w:rPr>
        <w:t>) e EN 303 645 (</w:t>
      </w:r>
      <w:r w:rsidR="00D31FC8" w:rsidRPr="00666E3B">
        <w:rPr>
          <w:lang w:val="pt-BR"/>
        </w:rPr>
        <w:t>segurança</w:t>
      </w:r>
      <w:r w:rsidRPr="00666E3B">
        <w:rPr>
          <w:lang w:val="pt-BR"/>
        </w:rPr>
        <w:t xml:space="preserve"> </w:t>
      </w:r>
      <w:r w:rsidR="00D31FC8" w:rsidRPr="00666E3B">
        <w:rPr>
          <w:lang w:val="pt-BR"/>
        </w:rPr>
        <w:t>cibernética</w:t>
      </w:r>
      <w:r w:rsidRPr="00666E3B">
        <w:rPr>
          <w:lang w:val="pt-BR"/>
        </w:rPr>
        <w:t xml:space="preserve"> de dispositivos IoT). Essas </w:t>
      </w:r>
      <w:r w:rsidR="00D31FC8" w:rsidRPr="00666E3B">
        <w:rPr>
          <w:lang w:val="pt-BR"/>
        </w:rPr>
        <w:t>certificações</w:t>
      </w:r>
      <w:r w:rsidRPr="00666E3B">
        <w:rPr>
          <w:lang w:val="pt-BR"/>
        </w:rPr>
        <w:t xml:space="preserve"> atestam conformidade com normas de </w:t>
      </w:r>
      <w:r w:rsidR="00D31FC8" w:rsidRPr="00666E3B">
        <w:rPr>
          <w:lang w:val="pt-BR"/>
        </w:rPr>
        <w:t>segurança</w:t>
      </w:r>
      <w:r w:rsidRPr="00666E3B">
        <w:rPr>
          <w:lang w:val="pt-BR"/>
        </w:rPr>
        <w:t xml:space="preserve"> </w:t>
      </w:r>
      <w:r w:rsidR="00D31FC8" w:rsidRPr="00666E3B">
        <w:rPr>
          <w:lang w:val="pt-BR"/>
        </w:rPr>
        <w:t>elétrica</w:t>
      </w:r>
      <w:r w:rsidRPr="00666E3B">
        <w:rPr>
          <w:lang w:val="pt-BR"/>
        </w:rPr>
        <w:t xml:space="preserve">, compatibilidade </w:t>
      </w:r>
      <w:r w:rsidR="00D31FC8" w:rsidRPr="00666E3B">
        <w:rPr>
          <w:lang w:val="pt-BR"/>
        </w:rPr>
        <w:t>eletromagnética</w:t>
      </w:r>
      <w:r w:rsidRPr="00666E3B">
        <w:rPr>
          <w:lang w:val="pt-BR"/>
        </w:rPr>
        <w:t xml:space="preserve"> e </w:t>
      </w:r>
      <w:r w:rsidR="00D31FC8" w:rsidRPr="00666E3B">
        <w:rPr>
          <w:lang w:val="pt-BR"/>
        </w:rPr>
        <w:t>cibersegurança</w:t>
      </w:r>
      <w:r w:rsidRPr="00666E3B">
        <w:rPr>
          <w:lang w:val="pt-BR"/>
        </w:rPr>
        <w:t xml:space="preserve"> em </w:t>
      </w:r>
      <w:r w:rsidR="00D31FC8" w:rsidRPr="00666E3B">
        <w:rPr>
          <w:lang w:val="pt-BR"/>
        </w:rPr>
        <w:t>múltiplos</w:t>
      </w:r>
      <w:r w:rsidRPr="00666E3B">
        <w:rPr>
          <w:lang w:val="pt-BR"/>
        </w:rPr>
        <w:t xml:space="preserve"> mercados.</w:t>
      </w:r>
    </w:p>
    <w:p w14:paraId="24608F02" w14:textId="77777777" w:rsidR="00B17D94" w:rsidRDefault="00B17D94" w:rsidP="00B17D94">
      <w:pPr>
        <w:rPr>
          <w:b/>
          <w:lang w:val="pt-BR"/>
        </w:rPr>
      </w:pPr>
      <w:r w:rsidRPr="00666E3B">
        <w:rPr>
          <w:b/>
          <w:lang w:val="pt-BR"/>
        </w:rPr>
        <w:t xml:space="preserve">Resposta </w:t>
      </w:r>
      <w:r>
        <w:rPr>
          <w:b/>
          <w:lang w:val="pt-BR"/>
        </w:rPr>
        <w:t>do chatbot:</w:t>
      </w:r>
    </w:p>
    <w:p w14:paraId="64CA2D33" w14:textId="77777777" w:rsidR="00B17D94" w:rsidRPr="00B17D94" w:rsidRDefault="00B17D94" w:rsidP="00B17D94">
      <w:pPr>
        <w:rPr>
          <w:lang w:val="pt-BR"/>
        </w:rPr>
      </w:pPr>
      <w:r w:rsidRPr="00B17D94">
        <w:rPr>
          <w:lang w:val="pt-BR"/>
        </w:rPr>
        <w:t>O GoodWe HCA G2 possui as seguintes certificações internacionais:</w:t>
      </w:r>
    </w:p>
    <w:p w14:paraId="7545622C" w14:textId="6EABC5BB" w:rsidR="00B17D94" w:rsidRPr="00B17D94" w:rsidRDefault="00B17D94" w:rsidP="00B17D94">
      <w:pPr>
        <w:pStyle w:val="PargrafodaLista"/>
        <w:numPr>
          <w:ilvl w:val="0"/>
          <w:numId w:val="26"/>
        </w:numPr>
        <w:ind w:left="0" w:firstLine="567"/>
        <w:rPr>
          <w:lang w:val="pt-BR"/>
        </w:rPr>
      </w:pPr>
      <w:r w:rsidRPr="00B17D94">
        <w:rPr>
          <w:lang w:val="pt-BR"/>
        </w:rPr>
        <w:t>CE (Conformité Européenne): certifica a conformidade com as diretivas de segurança elétrica e compatibilidade eletromagnética (EMC) da União Europeia.</w:t>
      </w:r>
    </w:p>
    <w:p w14:paraId="416E719A" w14:textId="08DEEEA5" w:rsidR="00B17D94" w:rsidRPr="00B17D94" w:rsidRDefault="00B17D94" w:rsidP="00B17D94">
      <w:pPr>
        <w:pStyle w:val="PargrafodaLista"/>
        <w:numPr>
          <w:ilvl w:val="0"/>
          <w:numId w:val="26"/>
        </w:numPr>
        <w:ind w:left="0" w:firstLine="567"/>
        <w:rPr>
          <w:lang w:val="pt-BR"/>
        </w:rPr>
      </w:pPr>
      <w:r w:rsidRPr="00B17D94">
        <w:rPr>
          <w:lang w:val="pt-BR"/>
        </w:rPr>
        <w:lastRenderedPageBreak/>
        <w:t>CB (IEC System for Mutual Recognition of Testing and Certification): certificação reconhecida em mais de 50 países, que atesta a conformidade com normas internacionais de segurança elétrica.</w:t>
      </w:r>
    </w:p>
    <w:p w14:paraId="204149E7" w14:textId="5DD401C7" w:rsidR="00B17D94" w:rsidRPr="00B17D94" w:rsidRDefault="00B17D94" w:rsidP="00B17D94">
      <w:pPr>
        <w:pStyle w:val="PargrafodaLista"/>
        <w:numPr>
          <w:ilvl w:val="0"/>
          <w:numId w:val="26"/>
        </w:numPr>
        <w:ind w:left="0" w:firstLine="567"/>
        <w:rPr>
          <w:lang w:val="pt-BR"/>
        </w:rPr>
      </w:pPr>
      <w:r w:rsidRPr="00B17D94">
        <w:rPr>
          <w:lang w:val="pt-BR"/>
        </w:rPr>
        <w:t>RCM (Regulatory Compliance Mark): certificação para Austrália e Nova Zelândia, que abrange segurança elétrica e compatibilidade eletromagnética.</w:t>
      </w:r>
    </w:p>
    <w:p w14:paraId="00CCCE9A" w14:textId="29550B3B" w:rsidR="00B17D94" w:rsidRPr="00B17D94" w:rsidRDefault="00B17D94" w:rsidP="00B17D94">
      <w:pPr>
        <w:pStyle w:val="PargrafodaLista"/>
        <w:numPr>
          <w:ilvl w:val="0"/>
          <w:numId w:val="26"/>
        </w:numPr>
        <w:ind w:left="0" w:firstLine="567"/>
        <w:rPr>
          <w:lang w:val="pt-BR"/>
        </w:rPr>
      </w:pPr>
      <w:r w:rsidRPr="00B17D94">
        <w:rPr>
          <w:lang w:val="pt-BR"/>
        </w:rPr>
        <w:t>RETIE (Reglamento Técnico de Instalaciones Eléctricas): certificação colombiana exigida para instalações elétricas no mercado da Colômbia.</w:t>
      </w:r>
    </w:p>
    <w:p w14:paraId="4AC129FB" w14:textId="3E9CAB67" w:rsidR="00B17D94" w:rsidRPr="00B17D94" w:rsidRDefault="00B17D94" w:rsidP="00B17D94">
      <w:pPr>
        <w:pStyle w:val="PargrafodaLista"/>
        <w:numPr>
          <w:ilvl w:val="0"/>
          <w:numId w:val="26"/>
        </w:numPr>
        <w:ind w:left="0" w:firstLine="567"/>
        <w:rPr>
          <w:lang w:val="pt-BR"/>
        </w:rPr>
      </w:pPr>
      <w:r w:rsidRPr="00B17D94">
        <w:rPr>
          <w:lang w:val="pt-BR"/>
        </w:rPr>
        <w:t>EN 303 645: norma europeia de cibersegurança para dispositivos conectados à internet (IoT), garantindo boas práticas de segurança cibernética.</w:t>
      </w:r>
    </w:p>
    <w:p w14:paraId="6F74593F" w14:textId="77777777" w:rsidR="00B17D94" w:rsidRPr="00B17D94" w:rsidRDefault="00B17D94" w:rsidP="00B17D94">
      <w:pPr>
        <w:rPr>
          <w:lang w:val="pt-BR"/>
        </w:rPr>
      </w:pPr>
      <w:r w:rsidRPr="00B17D94">
        <w:rPr>
          <w:lang w:val="pt-BR"/>
        </w:rPr>
        <w:t>Essas certificações garantem a conformidade do HCA G2 com normas de segurança elétrica, compatibilidade eletromagnética e cibersegurança em diversos mercados globais.</w:t>
      </w:r>
    </w:p>
    <w:p w14:paraId="5D90C8A3" w14:textId="77777777" w:rsidR="00B17D94" w:rsidRPr="00B17D94" w:rsidRDefault="00B17D94" w:rsidP="00B17D94">
      <w:pPr>
        <w:rPr>
          <w:lang w:val="pt-BR"/>
        </w:rPr>
      </w:pPr>
    </w:p>
    <w:p w14:paraId="166DEDB5" w14:textId="77777777" w:rsidR="00B17D94" w:rsidRPr="00B17D94" w:rsidRDefault="00B17D94" w:rsidP="00B17D94">
      <w:pPr>
        <w:rPr>
          <w:lang w:val="pt-BR"/>
        </w:rPr>
      </w:pPr>
      <w:r w:rsidRPr="00B17D94">
        <w:rPr>
          <w:lang w:val="pt-BR"/>
        </w:rPr>
        <w:t>Fontes usadas para responder:</w:t>
      </w:r>
    </w:p>
    <w:p w14:paraId="12450017" w14:textId="77777777" w:rsidR="00B17D94" w:rsidRPr="00B17D94" w:rsidRDefault="00B17D94" w:rsidP="00B17D94">
      <w:pPr>
        <w:rPr>
          <w:lang w:val="pt-BR"/>
        </w:rPr>
      </w:pPr>
      <w:r w:rsidRPr="00B17D94">
        <w:rPr>
          <w:lang w:val="pt-BR"/>
        </w:rPr>
        <w:t xml:space="preserve">  • FAQ — Certificações internacionais do GoodWe HCA G2 </w:t>
      </w:r>
    </w:p>
    <w:p w14:paraId="7C2122D5" w14:textId="77777777" w:rsidR="00B17D94" w:rsidRPr="00B17D94" w:rsidRDefault="00B17D94" w:rsidP="00B17D94">
      <w:pPr>
        <w:rPr>
          <w:lang w:val="pt-BR"/>
        </w:rPr>
      </w:pPr>
      <w:r w:rsidRPr="00B17D94">
        <w:rPr>
          <w:lang w:val="pt-BR"/>
        </w:rPr>
        <w:t xml:space="preserve">  • FAQ — Certificações internacionais do GoodWe HCA G2 </w:t>
      </w:r>
    </w:p>
    <w:p w14:paraId="1E42333A" w14:textId="77777777" w:rsidR="00B17D94" w:rsidRPr="00B17D94" w:rsidRDefault="00B17D94" w:rsidP="00B17D94">
      <w:pPr>
        <w:rPr>
          <w:lang w:val="pt-BR"/>
        </w:rPr>
      </w:pPr>
      <w:r w:rsidRPr="00B17D94">
        <w:rPr>
          <w:lang w:val="pt-BR"/>
        </w:rPr>
        <w:t xml:space="preserve">  • FAQ — Certificações internacionais do GoodWe HCA G2 </w:t>
      </w:r>
    </w:p>
    <w:p w14:paraId="4E7973E9" w14:textId="6B165A65" w:rsidR="00B17D94" w:rsidRPr="00666E3B" w:rsidRDefault="00B17D94" w:rsidP="00B17D94">
      <w:pPr>
        <w:rPr>
          <w:lang w:val="pt-BR"/>
        </w:rPr>
      </w:pPr>
      <w:r w:rsidRPr="00B17D94">
        <w:rPr>
          <w:lang w:val="pt-BR"/>
        </w:rPr>
        <w:t xml:space="preserve">  • FAQ — Certificações internacionais do GoodWe HCA G2</w:t>
      </w:r>
    </w:p>
    <w:p w14:paraId="478AD486" w14:textId="4C74609C" w:rsidR="00BB2DC2" w:rsidRPr="00666E3B" w:rsidRDefault="00BB2DC2" w:rsidP="00BB2DC2">
      <w:pPr>
        <w:rPr>
          <w:lang w:val="pt-BR"/>
        </w:rPr>
      </w:pPr>
    </w:p>
    <w:p w14:paraId="37F244DE" w14:textId="77777777" w:rsidR="003C1791" w:rsidRPr="00666E3B" w:rsidRDefault="003C1791">
      <w:pPr>
        <w:rPr>
          <w:lang w:val="pt-BR"/>
        </w:rPr>
      </w:pPr>
    </w:p>
    <w:p w14:paraId="6448C1B4" w14:textId="77777777" w:rsidR="003C1791" w:rsidRPr="00666E3B" w:rsidRDefault="00000000">
      <w:pPr>
        <w:pStyle w:val="Ttulo2"/>
        <w:rPr>
          <w:lang w:val="pt-BR"/>
        </w:rPr>
      </w:pPr>
      <w:bookmarkStart w:id="23" w:name="_Toc230003218"/>
      <w:r w:rsidRPr="00666E3B">
        <w:rPr>
          <w:color w:val="00538A"/>
          <w:lang w:val="pt-BR"/>
        </w:rPr>
        <w:t>Persona: Usuario Final / Morador</w:t>
      </w:r>
      <w:bookmarkEnd w:id="23"/>
    </w:p>
    <w:p w14:paraId="563BF40D" w14:textId="39FC1CD8" w:rsidR="003C1791" w:rsidRPr="00666E3B" w:rsidRDefault="00000000">
      <w:pPr>
        <w:rPr>
          <w:lang w:val="pt-BR"/>
        </w:rPr>
      </w:pPr>
      <w:r w:rsidRPr="00666E3B">
        <w:rPr>
          <w:b/>
          <w:lang w:val="pt-BR"/>
        </w:rPr>
        <w:t>P</w:t>
      </w:r>
      <w:r w:rsidR="00172248">
        <w:rPr>
          <w:b/>
          <w:lang w:val="pt-BR"/>
        </w:rPr>
        <w:t>7</w:t>
      </w:r>
      <w:r w:rsidRPr="00666E3B">
        <w:rPr>
          <w:b/>
          <w:lang w:val="pt-BR"/>
        </w:rPr>
        <w:t xml:space="preserve">: Como </w:t>
      </w:r>
      <w:r w:rsidR="00D31FC8" w:rsidRPr="00666E3B">
        <w:rPr>
          <w:b/>
          <w:lang w:val="pt-BR"/>
        </w:rPr>
        <w:t>início</w:t>
      </w:r>
      <w:r w:rsidRPr="00666E3B">
        <w:rPr>
          <w:b/>
          <w:lang w:val="pt-BR"/>
        </w:rPr>
        <w:t xml:space="preserve"> uma </w:t>
      </w:r>
      <w:r w:rsidR="00D31FC8" w:rsidRPr="00666E3B">
        <w:rPr>
          <w:b/>
          <w:lang w:val="pt-BR"/>
        </w:rPr>
        <w:t>sessão</w:t>
      </w:r>
      <w:r w:rsidRPr="00666E3B">
        <w:rPr>
          <w:b/>
          <w:lang w:val="pt-BR"/>
        </w:rPr>
        <w:t xml:space="preserve"> de carga com o GoodWe HCA G2?</w:t>
      </w:r>
    </w:p>
    <w:p w14:paraId="550E7282" w14:textId="6308C0A6" w:rsidR="003C1791" w:rsidRDefault="00000000">
      <w:pPr>
        <w:rPr>
          <w:lang w:val="pt-BR"/>
        </w:rPr>
      </w:pPr>
      <w:r w:rsidRPr="00666E3B">
        <w:rPr>
          <w:b/>
          <w:lang w:val="pt-BR"/>
        </w:rPr>
        <w:t xml:space="preserve">Resposta esperada: </w:t>
      </w:r>
      <w:r w:rsidRPr="00666E3B">
        <w:rPr>
          <w:lang w:val="pt-BR"/>
        </w:rPr>
        <w:t xml:space="preserve">(1) Conecte o cabo Tipo 2 ao </w:t>
      </w:r>
      <w:r w:rsidR="00D31FC8" w:rsidRPr="00666E3B">
        <w:rPr>
          <w:lang w:val="pt-BR"/>
        </w:rPr>
        <w:t>veículo</w:t>
      </w:r>
      <w:r w:rsidRPr="00666E3B">
        <w:rPr>
          <w:lang w:val="pt-BR"/>
        </w:rPr>
        <w:t xml:space="preserve"> e ao carregador; (2) Se o carregador estiver configurado com </w:t>
      </w:r>
      <w:r w:rsidR="00D31FC8" w:rsidRPr="00666E3B">
        <w:rPr>
          <w:lang w:val="pt-BR"/>
        </w:rPr>
        <w:t>autenticação</w:t>
      </w:r>
      <w:r w:rsidRPr="00666E3B">
        <w:rPr>
          <w:lang w:val="pt-BR"/>
        </w:rPr>
        <w:t xml:space="preserve"> RFID, aproxime o </w:t>
      </w:r>
      <w:r w:rsidR="00D31FC8" w:rsidRPr="00666E3B">
        <w:rPr>
          <w:lang w:val="pt-BR"/>
        </w:rPr>
        <w:t>cartão</w:t>
      </w:r>
      <w:r w:rsidRPr="00666E3B">
        <w:rPr>
          <w:lang w:val="pt-BR"/>
        </w:rPr>
        <w:t xml:space="preserve"> ou tag autorizado do leitor; (3) O LED indicador mudara para azul pulsante, confirmando que a carga </w:t>
      </w:r>
      <w:r w:rsidR="00D31FC8" w:rsidRPr="00666E3B">
        <w:rPr>
          <w:lang w:val="pt-BR"/>
        </w:rPr>
        <w:t>está</w:t>
      </w:r>
      <w:r w:rsidRPr="00666E3B">
        <w:rPr>
          <w:lang w:val="pt-BR"/>
        </w:rPr>
        <w:t xml:space="preserve"> em andamento. Em modo Free Charge, a carga inicia automaticamente ao conectar o cabo, sem </w:t>
      </w:r>
      <w:r w:rsidR="00D31FC8" w:rsidRPr="00666E3B">
        <w:rPr>
          <w:lang w:val="pt-BR"/>
        </w:rPr>
        <w:t>autenticação</w:t>
      </w:r>
      <w:r w:rsidRPr="00666E3B">
        <w:rPr>
          <w:lang w:val="pt-BR"/>
        </w:rPr>
        <w:t>.</w:t>
      </w:r>
    </w:p>
    <w:p w14:paraId="246E09D1" w14:textId="77777777" w:rsidR="00172248" w:rsidRDefault="00172248" w:rsidP="00172248">
      <w:pPr>
        <w:rPr>
          <w:b/>
          <w:lang w:val="pt-BR"/>
        </w:rPr>
      </w:pPr>
      <w:r w:rsidRPr="00666E3B">
        <w:rPr>
          <w:b/>
          <w:lang w:val="pt-BR"/>
        </w:rPr>
        <w:t xml:space="preserve">Resposta </w:t>
      </w:r>
      <w:r>
        <w:rPr>
          <w:b/>
          <w:lang w:val="pt-BR"/>
        </w:rPr>
        <w:t>do chatbot:</w:t>
      </w:r>
    </w:p>
    <w:p w14:paraId="02B72CEB" w14:textId="77777777" w:rsidR="00172248" w:rsidRPr="00172248" w:rsidRDefault="00172248" w:rsidP="00172248">
      <w:pPr>
        <w:rPr>
          <w:lang w:val="pt-BR"/>
        </w:rPr>
      </w:pPr>
      <w:r w:rsidRPr="00172248">
        <w:rPr>
          <w:lang w:val="pt-BR"/>
        </w:rPr>
        <w:t>Para iniciar uma sessão de carga com o GoodWe HCA G2, você pode fazê-lo das seguintes maneiras:</w:t>
      </w:r>
    </w:p>
    <w:p w14:paraId="5E9B1DDE" w14:textId="77777777" w:rsidR="00172248" w:rsidRDefault="00172248" w:rsidP="00D35CA0">
      <w:pPr>
        <w:pStyle w:val="PargrafodaLista"/>
        <w:numPr>
          <w:ilvl w:val="1"/>
          <w:numId w:val="31"/>
        </w:numPr>
        <w:ind w:left="709" w:hanging="283"/>
        <w:rPr>
          <w:lang w:val="pt-BR"/>
        </w:rPr>
      </w:pPr>
      <w:r w:rsidRPr="00172248">
        <w:rPr>
          <w:lang w:val="pt-BR"/>
        </w:rPr>
        <w:t>Cartão RFID: Utilize um cartão RFID para autenticação e iniciar o carregamento.</w:t>
      </w:r>
    </w:p>
    <w:p w14:paraId="54D003CD" w14:textId="77777777" w:rsidR="00172248" w:rsidRDefault="00172248" w:rsidP="00D35CA0">
      <w:pPr>
        <w:pStyle w:val="PargrafodaLista"/>
        <w:numPr>
          <w:ilvl w:val="1"/>
          <w:numId w:val="31"/>
        </w:numPr>
        <w:ind w:left="709" w:hanging="283"/>
        <w:rPr>
          <w:lang w:val="pt-BR"/>
        </w:rPr>
      </w:pPr>
      <w:r w:rsidRPr="00172248">
        <w:rPr>
          <w:lang w:val="pt-BR"/>
        </w:rPr>
        <w:t>Aplicativo: Inicie a sessão de carga através do aplicativo compatível.</w:t>
      </w:r>
    </w:p>
    <w:p w14:paraId="68897896" w14:textId="1B5CDE7C" w:rsidR="00172248" w:rsidRPr="00172248" w:rsidRDefault="00172248" w:rsidP="00D35CA0">
      <w:pPr>
        <w:pStyle w:val="PargrafodaLista"/>
        <w:numPr>
          <w:ilvl w:val="1"/>
          <w:numId w:val="31"/>
        </w:numPr>
        <w:ind w:left="709" w:hanging="283"/>
        <w:rPr>
          <w:lang w:val="pt-BR"/>
        </w:rPr>
      </w:pPr>
      <w:r w:rsidRPr="00172248">
        <w:rPr>
          <w:lang w:val="pt-BR"/>
        </w:rPr>
        <w:lastRenderedPageBreak/>
        <w:t>Conexão do Plugue: A sessão de carregamento também pode ser iniciada automaticamente ao conectar o plugue de carregamento.</w:t>
      </w:r>
    </w:p>
    <w:p w14:paraId="7CE40534" w14:textId="77777777" w:rsidR="00172248" w:rsidRPr="00172248" w:rsidRDefault="00172248" w:rsidP="00172248">
      <w:pPr>
        <w:rPr>
          <w:lang w:val="pt-BR"/>
        </w:rPr>
      </w:pPr>
    </w:p>
    <w:p w14:paraId="52A89F9D" w14:textId="77777777" w:rsidR="00172248" w:rsidRPr="00172248" w:rsidRDefault="00172248" w:rsidP="00172248">
      <w:pPr>
        <w:rPr>
          <w:lang w:val="pt-BR"/>
        </w:rPr>
      </w:pPr>
      <w:r w:rsidRPr="00172248">
        <w:rPr>
          <w:lang w:val="pt-BR"/>
        </w:rPr>
        <w:t>Essas opções garantem a flexibilidade e conveniência durante o processo de carregamento.</w:t>
      </w:r>
    </w:p>
    <w:p w14:paraId="2A003077" w14:textId="77777777" w:rsidR="00172248" w:rsidRPr="00172248" w:rsidRDefault="00172248" w:rsidP="00172248">
      <w:pPr>
        <w:rPr>
          <w:lang w:val="pt-BR"/>
        </w:rPr>
      </w:pPr>
    </w:p>
    <w:p w14:paraId="64500451" w14:textId="77777777" w:rsidR="00172248" w:rsidRPr="00172248" w:rsidRDefault="00172248" w:rsidP="00172248">
      <w:pPr>
        <w:rPr>
          <w:lang w:val="pt-BR"/>
        </w:rPr>
      </w:pPr>
      <w:r w:rsidRPr="00172248">
        <w:rPr>
          <w:lang w:val="pt-BR"/>
        </w:rPr>
        <w:t>Fontes usadas para responder:</w:t>
      </w:r>
    </w:p>
    <w:p w14:paraId="6CC29561" w14:textId="77777777" w:rsidR="00172248" w:rsidRPr="00172248" w:rsidRDefault="00172248" w:rsidP="00172248">
      <w:pPr>
        <w:rPr>
          <w:lang w:val="pt-BR"/>
        </w:rPr>
      </w:pPr>
      <w:r w:rsidRPr="00172248">
        <w:rPr>
          <w:lang w:val="pt-BR"/>
        </w:rPr>
        <w:t xml:space="preserve">  • FAQ — Protocolo OCPP e integração do HCA G2 com sistemas de gestão </w:t>
      </w:r>
    </w:p>
    <w:p w14:paraId="7FE99109" w14:textId="77777777" w:rsidR="00172248" w:rsidRPr="00172248" w:rsidRDefault="00172248" w:rsidP="00172248">
      <w:pPr>
        <w:rPr>
          <w:lang w:val="pt-BR"/>
        </w:rPr>
      </w:pPr>
      <w:r w:rsidRPr="00172248">
        <w:rPr>
          <w:lang w:val="pt-BR"/>
        </w:rPr>
        <w:t xml:space="preserve">  • FAQ — Protocolo OCPP e integração do HCA G2 com sistemas de gestão </w:t>
      </w:r>
    </w:p>
    <w:p w14:paraId="3E6E0E91" w14:textId="77777777" w:rsidR="00172248" w:rsidRPr="00172248" w:rsidRDefault="00172248" w:rsidP="00172248">
      <w:pPr>
        <w:rPr>
          <w:lang w:val="pt-BR"/>
        </w:rPr>
      </w:pPr>
      <w:r w:rsidRPr="00172248">
        <w:rPr>
          <w:lang w:val="pt-BR"/>
        </w:rPr>
        <w:t xml:space="preserve">  • GW_HCA G2_User Manual-PT.pdf p.9</w:t>
      </w:r>
    </w:p>
    <w:p w14:paraId="1144864E" w14:textId="1F3193BD" w:rsidR="00BB2DC2" w:rsidRDefault="00172248" w:rsidP="00172248">
      <w:pPr>
        <w:rPr>
          <w:lang w:val="pt-BR"/>
        </w:rPr>
      </w:pPr>
      <w:r w:rsidRPr="00172248">
        <w:rPr>
          <w:lang w:val="pt-BR"/>
        </w:rPr>
        <w:t xml:space="preserve">  • GW_HCA G2_User Manual-PT.pdf p.9</w:t>
      </w:r>
    </w:p>
    <w:p w14:paraId="3180A9B8" w14:textId="77777777" w:rsidR="00BB2DC2" w:rsidRPr="00666E3B" w:rsidRDefault="00BB2DC2" w:rsidP="00BB2DC2">
      <w:pPr>
        <w:rPr>
          <w:lang w:val="pt-BR"/>
        </w:rPr>
      </w:pPr>
    </w:p>
    <w:p w14:paraId="45DBFF18" w14:textId="3940C13B" w:rsidR="003C1791" w:rsidRPr="00C16592" w:rsidRDefault="00000000">
      <w:pPr>
        <w:rPr>
          <w:color w:val="EE0000"/>
          <w:lang w:val="pt-BR"/>
        </w:rPr>
      </w:pPr>
      <w:r w:rsidRPr="00666E3B">
        <w:rPr>
          <w:b/>
          <w:lang w:val="pt-BR"/>
        </w:rPr>
        <w:t>P</w:t>
      </w:r>
      <w:r w:rsidR="00172248">
        <w:rPr>
          <w:b/>
          <w:lang w:val="pt-BR"/>
        </w:rPr>
        <w:t>8</w:t>
      </w:r>
      <w:r w:rsidRPr="00666E3B">
        <w:rPr>
          <w:b/>
          <w:lang w:val="pt-BR"/>
        </w:rPr>
        <w:t xml:space="preserve"> [acompanhamento — </w:t>
      </w:r>
      <w:r w:rsidRPr="00172248">
        <w:rPr>
          <w:b/>
          <w:color w:val="auto"/>
          <w:lang w:val="pt-BR"/>
        </w:rPr>
        <w:t xml:space="preserve">testa </w:t>
      </w:r>
      <w:r w:rsidR="00D31FC8" w:rsidRPr="00172248">
        <w:rPr>
          <w:b/>
          <w:color w:val="auto"/>
          <w:lang w:val="pt-BR"/>
        </w:rPr>
        <w:t>histórico</w:t>
      </w:r>
      <w:r w:rsidRPr="00172248">
        <w:rPr>
          <w:b/>
          <w:color w:val="auto"/>
          <w:lang w:val="pt-BR"/>
        </w:rPr>
        <w:t xml:space="preserve"> de conversa]: E como eu sei quando o carro terminou de carregar?</w:t>
      </w:r>
    </w:p>
    <w:p w14:paraId="23D613B0" w14:textId="26B83B24" w:rsidR="003C1791" w:rsidRDefault="00000000">
      <w:pPr>
        <w:rPr>
          <w:lang w:val="pt-BR"/>
        </w:rPr>
      </w:pPr>
      <w:r w:rsidRPr="00666E3B">
        <w:rPr>
          <w:b/>
          <w:lang w:val="pt-BR"/>
        </w:rPr>
        <w:t xml:space="preserve">Resposta esperada: </w:t>
      </w:r>
      <w:r w:rsidRPr="00666E3B">
        <w:rPr>
          <w:lang w:val="pt-BR"/>
        </w:rPr>
        <w:t xml:space="preserve">O HCA G2 indica o fim da </w:t>
      </w:r>
      <w:r w:rsidR="00D31FC8" w:rsidRPr="00666E3B">
        <w:rPr>
          <w:lang w:val="pt-BR"/>
        </w:rPr>
        <w:t>sessão</w:t>
      </w:r>
      <w:r w:rsidRPr="00666E3B">
        <w:rPr>
          <w:lang w:val="pt-BR"/>
        </w:rPr>
        <w:t xml:space="preserve"> </w:t>
      </w:r>
      <w:r w:rsidR="00D31FC8" w:rsidRPr="00666E3B">
        <w:rPr>
          <w:lang w:val="pt-BR"/>
        </w:rPr>
        <w:t>através</w:t>
      </w:r>
      <w:r w:rsidRPr="00666E3B">
        <w:rPr>
          <w:lang w:val="pt-BR"/>
        </w:rPr>
        <w:t xml:space="preserve"> do LED indicador: quando a carga e </w:t>
      </w:r>
      <w:r w:rsidR="00D31FC8" w:rsidRPr="00666E3B">
        <w:rPr>
          <w:lang w:val="pt-BR"/>
        </w:rPr>
        <w:t>concluída</w:t>
      </w:r>
      <w:r w:rsidRPr="00666E3B">
        <w:rPr>
          <w:lang w:val="pt-BR"/>
        </w:rPr>
        <w:t xml:space="preserve">, o LED muda para verde fixo. Alem disso, se o sistema estiver integrado a um aplicativo ou portal de </w:t>
      </w:r>
      <w:r w:rsidR="00D31FC8" w:rsidRPr="00666E3B">
        <w:rPr>
          <w:lang w:val="pt-BR"/>
        </w:rPr>
        <w:t>gestão</w:t>
      </w:r>
      <w:r w:rsidRPr="00666E3B">
        <w:rPr>
          <w:lang w:val="pt-BR"/>
        </w:rPr>
        <w:t xml:space="preserve"> via OCPP, </w:t>
      </w:r>
      <w:r w:rsidR="00D31FC8" w:rsidRPr="00666E3B">
        <w:rPr>
          <w:lang w:val="pt-BR"/>
        </w:rPr>
        <w:t>você</w:t>
      </w:r>
      <w:r w:rsidRPr="00666E3B">
        <w:rPr>
          <w:lang w:val="pt-BR"/>
        </w:rPr>
        <w:t xml:space="preserve"> recebera uma </w:t>
      </w:r>
      <w:r w:rsidR="00D31FC8" w:rsidRPr="00666E3B">
        <w:rPr>
          <w:lang w:val="pt-BR"/>
        </w:rPr>
        <w:t>notificação</w:t>
      </w:r>
      <w:r w:rsidRPr="00666E3B">
        <w:rPr>
          <w:lang w:val="pt-BR"/>
        </w:rPr>
        <w:t xml:space="preserve"> digital com o resumo da </w:t>
      </w:r>
      <w:r w:rsidR="00D31FC8" w:rsidRPr="00666E3B">
        <w:rPr>
          <w:lang w:val="pt-BR"/>
        </w:rPr>
        <w:t>sessão</w:t>
      </w:r>
      <w:r w:rsidRPr="00666E3B">
        <w:rPr>
          <w:lang w:val="pt-BR"/>
        </w:rPr>
        <w:t xml:space="preserve"> (energia fornecida, </w:t>
      </w:r>
      <w:r w:rsidR="00D31FC8" w:rsidRPr="00666E3B">
        <w:rPr>
          <w:lang w:val="pt-BR"/>
        </w:rPr>
        <w:t>duração</w:t>
      </w:r>
      <w:r w:rsidRPr="00666E3B">
        <w:rPr>
          <w:lang w:val="pt-BR"/>
        </w:rPr>
        <w:t xml:space="preserve"> e custo, se </w:t>
      </w:r>
      <w:r w:rsidR="00D31FC8" w:rsidRPr="00666E3B">
        <w:rPr>
          <w:lang w:val="pt-BR"/>
        </w:rPr>
        <w:t>aplicável</w:t>
      </w:r>
      <w:r w:rsidRPr="00666E3B">
        <w:rPr>
          <w:lang w:val="pt-BR"/>
        </w:rPr>
        <w:t>).</w:t>
      </w:r>
    </w:p>
    <w:p w14:paraId="0B8C6891" w14:textId="77777777" w:rsidR="00172248" w:rsidRDefault="00172248" w:rsidP="00172248">
      <w:pPr>
        <w:rPr>
          <w:b/>
          <w:lang w:val="pt-BR"/>
        </w:rPr>
      </w:pPr>
      <w:r w:rsidRPr="00666E3B">
        <w:rPr>
          <w:b/>
          <w:lang w:val="pt-BR"/>
        </w:rPr>
        <w:t xml:space="preserve">Resposta </w:t>
      </w:r>
      <w:r>
        <w:rPr>
          <w:b/>
          <w:lang w:val="pt-BR"/>
        </w:rPr>
        <w:t>do chatbot:</w:t>
      </w:r>
    </w:p>
    <w:p w14:paraId="24EEAFFB" w14:textId="77777777" w:rsidR="00172248" w:rsidRDefault="00172248" w:rsidP="00172248">
      <w:pPr>
        <w:rPr>
          <w:lang w:val="pt-BR"/>
        </w:rPr>
      </w:pPr>
      <w:r w:rsidRPr="00172248">
        <w:rPr>
          <w:lang w:val="pt-BR"/>
        </w:rPr>
        <w:t>Você pode saber quando o carro terminou de carregar pelo seguinte:</w:t>
      </w:r>
    </w:p>
    <w:p w14:paraId="25A4FC4A" w14:textId="2BE4C350" w:rsidR="00172248" w:rsidRPr="00172248" w:rsidRDefault="00172248" w:rsidP="00172248">
      <w:pPr>
        <w:pStyle w:val="PargrafodaLista"/>
        <w:numPr>
          <w:ilvl w:val="0"/>
          <w:numId w:val="27"/>
        </w:numPr>
        <w:ind w:left="709" w:hanging="283"/>
        <w:rPr>
          <w:lang w:val="pt-BR"/>
        </w:rPr>
      </w:pPr>
      <w:r w:rsidRPr="00172248">
        <w:rPr>
          <w:lang w:val="pt-BR"/>
        </w:rPr>
        <w:t>Indicador LED: Quando a carga é concluída, o LED do HCA G2 muda para VERDE FIXO.</w:t>
      </w:r>
    </w:p>
    <w:p w14:paraId="456F6977" w14:textId="5AB84056" w:rsidR="00172248" w:rsidRPr="00172248" w:rsidRDefault="00172248" w:rsidP="00172248">
      <w:pPr>
        <w:pStyle w:val="PargrafodaLista"/>
        <w:numPr>
          <w:ilvl w:val="0"/>
          <w:numId w:val="27"/>
        </w:numPr>
        <w:ind w:left="709" w:hanging="283"/>
        <w:rPr>
          <w:lang w:val="pt-BR"/>
        </w:rPr>
      </w:pPr>
      <w:r w:rsidRPr="00172248">
        <w:rPr>
          <w:lang w:val="pt-BR"/>
        </w:rPr>
        <w:t>Notificação digital via OCPP: Se o carregador estiver integrado a um aplicativo ou portal de gestão, você receberá uma notificação digital com informações da sessão, como energia total fornecida, duração da sessão e custo (se o sistema de billing estiver configurado).</w:t>
      </w:r>
    </w:p>
    <w:p w14:paraId="5E2DD81D" w14:textId="4977FC91" w:rsidR="00172248" w:rsidRPr="00172248" w:rsidRDefault="00172248" w:rsidP="00172248">
      <w:pPr>
        <w:pStyle w:val="PargrafodaLista"/>
        <w:numPr>
          <w:ilvl w:val="0"/>
          <w:numId w:val="27"/>
        </w:numPr>
        <w:ind w:left="709" w:hanging="283"/>
        <w:rPr>
          <w:lang w:val="pt-BR"/>
        </w:rPr>
      </w:pPr>
      <w:r w:rsidRPr="00172248">
        <w:rPr>
          <w:lang w:val="pt-BR"/>
        </w:rPr>
        <w:t xml:space="preserve">O próprio veículo: A maioria dos veículos elétricos para de aceitar carga automaticamente quando a bateria atinge 100%, o que coincide com a indicação de LED verde fixo no carregador. </w:t>
      </w:r>
    </w:p>
    <w:p w14:paraId="1FC8C13B" w14:textId="77777777" w:rsidR="00172248" w:rsidRPr="00172248" w:rsidRDefault="00172248" w:rsidP="00172248">
      <w:pPr>
        <w:rPr>
          <w:lang w:val="pt-BR"/>
        </w:rPr>
      </w:pPr>
    </w:p>
    <w:p w14:paraId="73A9AF1A" w14:textId="77777777" w:rsidR="00172248" w:rsidRPr="00172248" w:rsidRDefault="00172248" w:rsidP="00172248">
      <w:pPr>
        <w:rPr>
          <w:lang w:val="pt-BR"/>
        </w:rPr>
      </w:pPr>
      <w:r w:rsidRPr="00172248">
        <w:rPr>
          <w:lang w:val="pt-BR"/>
        </w:rPr>
        <w:t>Essas são as formas de identificar o término da sessão de carregamento.</w:t>
      </w:r>
    </w:p>
    <w:p w14:paraId="4FAF5AE7" w14:textId="77777777" w:rsidR="00172248" w:rsidRPr="00172248" w:rsidRDefault="00172248" w:rsidP="00172248">
      <w:pPr>
        <w:rPr>
          <w:lang w:val="pt-BR"/>
        </w:rPr>
      </w:pPr>
    </w:p>
    <w:p w14:paraId="153F1D79" w14:textId="77777777" w:rsidR="00172248" w:rsidRPr="00172248" w:rsidRDefault="00172248" w:rsidP="00172248">
      <w:pPr>
        <w:rPr>
          <w:lang w:val="pt-BR"/>
        </w:rPr>
      </w:pPr>
      <w:r w:rsidRPr="00172248">
        <w:rPr>
          <w:lang w:val="pt-BR"/>
        </w:rPr>
        <w:lastRenderedPageBreak/>
        <w:t>Fontes usadas para responder:</w:t>
      </w:r>
    </w:p>
    <w:p w14:paraId="315A5E5C" w14:textId="77777777" w:rsidR="00172248" w:rsidRPr="00172248" w:rsidRDefault="00172248" w:rsidP="00172248">
      <w:pPr>
        <w:rPr>
          <w:lang w:val="pt-BR"/>
        </w:rPr>
      </w:pPr>
      <w:r w:rsidRPr="00172248">
        <w:rPr>
          <w:lang w:val="pt-BR"/>
        </w:rPr>
        <w:t xml:space="preserve">  • FAQ — LED e notificação de fim de carregamento — HCA G2 </w:t>
      </w:r>
    </w:p>
    <w:p w14:paraId="72E2BA1F" w14:textId="77777777" w:rsidR="00172248" w:rsidRPr="00172248" w:rsidRDefault="00172248" w:rsidP="00172248">
      <w:pPr>
        <w:rPr>
          <w:lang w:val="pt-BR"/>
        </w:rPr>
      </w:pPr>
      <w:r w:rsidRPr="00172248">
        <w:rPr>
          <w:lang w:val="pt-BR"/>
        </w:rPr>
        <w:t xml:space="preserve">  • FAQ — LED e notificação de fim de carregamento — HCA G2 </w:t>
      </w:r>
    </w:p>
    <w:p w14:paraId="7F0B3B22" w14:textId="77777777" w:rsidR="00172248" w:rsidRPr="00172248" w:rsidRDefault="00172248" w:rsidP="00172248">
      <w:pPr>
        <w:rPr>
          <w:lang w:val="pt-BR"/>
        </w:rPr>
      </w:pPr>
      <w:r w:rsidRPr="00172248">
        <w:rPr>
          <w:lang w:val="pt-BR"/>
        </w:rPr>
        <w:t xml:space="preserve">  • FAQ — LED e notificação de fim de carregamento — HCA G2 </w:t>
      </w:r>
    </w:p>
    <w:p w14:paraId="5A473B08" w14:textId="6CE87B90" w:rsidR="00172248" w:rsidRDefault="00172248" w:rsidP="00172248">
      <w:pPr>
        <w:rPr>
          <w:lang w:val="pt-BR"/>
        </w:rPr>
      </w:pPr>
      <w:r w:rsidRPr="00172248">
        <w:rPr>
          <w:lang w:val="pt-BR"/>
        </w:rPr>
        <w:t xml:space="preserve">  • FAQ — LED e notificação de fim de carregamento — HCA G2</w:t>
      </w:r>
    </w:p>
    <w:p w14:paraId="66BE03DA" w14:textId="77777777" w:rsidR="003C1791" w:rsidRPr="00666E3B" w:rsidRDefault="003C1791">
      <w:pPr>
        <w:rPr>
          <w:lang w:val="pt-BR"/>
        </w:rPr>
      </w:pPr>
    </w:p>
    <w:p w14:paraId="709C8A52" w14:textId="56755487" w:rsidR="005F233B" w:rsidRPr="00AE49FB" w:rsidRDefault="00000000">
      <w:pPr>
        <w:pStyle w:val="Ttulo2"/>
        <w:rPr>
          <w:lang w:val="pt-BR"/>
        </w:rPr>
      </w:pPr>
      <w:bookmarkStart w:id="24" w:name="_Toc230003219"/>
      <w:r w:rsidRPr="00AE49FB">
        <w:rPr>
          <w:lang w:val="pt-BR"/>
        </w:rPr>
        <w:t>ersona: GoodWe (Plataforma de Monitoramento)</w:t>
      </w:r>
      <w:r w:rsidR="00172248">
        <w:rPr>
          <w:lang w:val="pt-BR"/>
        </w:rPr>
        <w:t xml:space="preserve"> – Não implementado</w:t>
      </w:r>
      <w:bookmarkEnd w:id="24"/>
    </w:p>
    <w:p w14:paraId="40736938" w14:textId="6664B811" w:rsidR="005F233B" w:rsidRDefault="00172248">
      <w:pPr>
        <w:rPr>
          <w:lang w:val="pt-BR"/>
        </w:rPr>
      </w:pPr>
      <w:r w:rsidRPr="00172248">
        <w:rPr>
          <w:lang w:val="pt-BR"/>
        </w:rPr>
        <w:t>Como este recurso encontra-se em fase de desenvolvimento (não implementado), o comportamento previsto para a versão atual consiste no retorno da resposta: 'Não tenho essa informação nos documentos disponíveis.</w:t>
      </w:r>
    </w:p>
    <w:p w14:paraId="28736EB4" w14:textId="77777777" w:rsidR="00172248" w:rsidRPr="00172248" w:rsidRDefault="00172248">
      <w:pPr>
        <w:rPr>
          <w:lang w:val="pt-BR"/>
        </w:rPr>
      </w:pPr>
    </w:p>
    <w:p w14:paraId="269865E2" w14:textId="694B9F5A" w:rsidR="005F233B" w:rsidRPr="00172248" w:rsidRDefault="00000000">
      <w:pPr>
        <w:rPr>
          <w:b/>
          <w:bCs/>
          <w:lang w:val="pt-BR"/>
        </w:rPr>
      </w:pPr>
      <w:r w:rsidRPr="00172248">
        <w:rPr>
          <w:b/>
          <w:bCs/>
          <w:lang w:val="pt-BR"/>
        </w:rPr>
        <w:t>P</w:t>
      </w:r>
      <w:r w:rsidR="00172248">
        <w:rPr>
          <w:b/>
          <w:bCs/>
          <w:lang w:val="pt-BR"/>
        </w:rPr>
        <w:t>9</w:t>
      </w:r>
      <w:r w:rsidRPr="00172248">
        <w:rPr>
          <w:b/>
          <w:bCs/>
          <w:lang w:val="pt-BR"/>
        </w:rPr>
        <w:t>: Quais carregadores da frota estão com falha ou offline atualmente?</w:t>
      </w:r>
    </w:p>
    <w:p w14:paraId="6D1300FC" w14:textId="77777777" w:rsidR="00172248" w:rsidRPr="00172248" w:rsidRDefault="00000000">
      <w:pPr>
        <w:rPr>
          <w:b/>
          <w:bCs/>
          <w:lang w:val="pt-BR"/>
        </w:rPr>
      </w:pPr>
      <w:r w:rsidRPr="00172248">
        <w:rPr>
          <w:b/>
          <w:bCs/>
          <w:lang w:val="pt-BR"/>
        </w:rPr>
        <w:t xml:space="preserve">Resposta </w:t>
      </w:r>
      <w:r w:rsidR="00172248" w:rsidRPr="00172248">
        <w:rPr>
          <w:b/>
          <w:bCs/>
          <w:lang w:val="pt-BR"/>
        </w:rPr>
        <w:t>ideal</w:t>
      </w:r>
      <w:r w:rsidRPr="00172248">
        <w:rPr>
          <w:b/>
          <w:bCs/>
          <w:lang w:val="pt-BR"/>
        </w:rPr>
        <w:t xml:space="preserve">: </w:t>
      </w:r>
    </w:p>
    <w:p w14:paraId="11AC03D8" w14:textId="6F6ABE4A" w:rsidR="005F233B" w:rsidRPr="00AE49FB" w:rsidRDefault="00000000">
      <w:pPr>
        <w:rPr>
          <w:lang w:val="pt-BR"/>
        </w:rPr>
      </w:pPr>
      <w:r w:rsidRPr="00AE49FB">
        <w:rPr>
          <w:lang w:val="pt-BR"/>
        </w:rPr>
        <w:t>O assistente consulta os registros de telemetria e identifica dispositivos com status de falha, offline ou com alertas ativos, apresentando ID do carregador, última comunicação registrada e tipo de ocorrência, recomendando abertura de chamado técnico quando necessário.</w:t>
      </w:r>
    </w:p>
    <w:p w14:paraId="0F1C2AD2" w14:textId="77777777" w:rsidR="005F233B" w:rsidRPr="00AE49FB" w:rsidRDefault="005F233B">
      <w:pPr>
        <w:rPr>
          <w:lang w:val="pt-BR"/>
        </w:rPr>
      </w:pPr>
    </w:p>
    <w:p w14:paraId="46A37A5A" w14:textId="4E4117F1" w:rsidR="005F233B" w:rsidRPr="00172248" w:rsidRDefault="00000000">
      <w:pPr>
        <w:rPr>
          <w:b/>
          <w:bCs/>
          <w:lang w:val="pt-BR"/>
        </w:rPr>
      </w:pPr>
      <w:r w:rsidRPr="00172248">
        <w:rPr>
          <w:b/>
          <w:bCs/>
          <w:lang w:val="pt-BR"/>
        </w:rPr>
        <w:t>P</w:t>
      </w:r>
      <w:r w:rsidR="00172248">
        <w:rPr>
          <w:b/>
          <w:bCs/>
          <w:lang w:val="pt-BR"/>
        </w:rPr>
        <w:t>10</w:t>
      </w:r>
      <w:r w:rsidRPr="00172248">
        <w:rPr>
          <w:b/>
          <w:bCs/>
          <w:lang w:val="pt-BR"/>
        </w:rPr>
        <w:t>: Qual foi o consumo médio mensal dos carregadores instalados nos últimos 3 meses?</w:t>
      </w:r>
    </w:p>
    <w:p w14:paraId="2E94843A" w14:textId="77777777" w:rsidR="00172248" w:rsidRPr="00172248" w:rsidRDefault="00000000">
      <w:pPr>
        <w:rPr>
          <w:b/>
          <w:bCs/>
          <w:lang w:val="pt-BR"/>
        </w:rPr>
      </w:pPr>
      <w:r w:rsidRPr="00172248">
        <w:rPr>
          <w:b/>
          <w:bCs/>
          <w:lang w:val="pt-BR"/>
        </w:rPr>
        <w:t xml:space="preserve">Resposta </w:t>
      </w:r>
      <w:r w:rsidR="00172248" w:rsidRPr="00172248">
        <w:rPr>
          <w:b/>
          <w:bCs/>
          <w:lang w:val="pt-BR"/>
        </w:rPr>
        <w:t>ideal</w:t>
      </w:r>
      <w:r w:rsidRPr="00172248">
        <w:rPr>
          <w:b/>
          <w:bCs/>
          <w:lang w:val="pt-BR"/>
        </w:rPr>
        <w:t xml:space="preserve">: </w:t>
      </w:r>
    </w:p>
    <w:p w14:paraId="0BA0ED66" w14:textId="0D19B72A" w:rsidR="005F233B" w:rsidRPr="00AE49FB" w:rsidRDefault="00000000">
      <w:pPr>
        <w:rPr>
          <w:lang w:val="pt-BR"/>
        </w:rPr>
      </w:pPr>
      <w:r w:rsidRPr="00AE49FB">
        <w:rPr>
          <w:lang w:val="pt-BR"/>
        </w:rPr>
        <w:t>Com base nos dados de telemetria e sessões disponíveis, o assistente consolida o consumo total e médio por dispositivo e localização no período, identificando padrões de uso e anomalias na frota.</w:t>
      </w:r>
    </w:p>
    <w:p w14:paraId="37C0227E" w14:textId="77777777" w:rsidR="005F233B" w:rsidRPr="00AE49FB" w:rsidRDefault="005F233B">
      <w:pPr>
        <w:rPr>
          <w:lang w:val="pt-BR"/>
        </w:rPr>
      </w:pPr>
    </w:p>
    <w:p w14:paraId="60F81DB4" w14:textId="3E9551EC" w:rsidR="003C1791" w:rsidRDefault="00000000">
      <w:pPr>
        <w:pStyle w:val="Ttulo1"/>
      </w:pPr>
      <w:bookmarkStart w:id="25" w:name="_Toc230003220"/>
      <w:r>
        <w:rPr>
          <w:color w:val="00538A"/>
        </w:rPr>
        <w:t>9. Criterios de Avalia</w:t>
      </w:r>
      <w:r w:rsidR="00172248">
        <w:rPr>
          <w:color w:val="00538A"/>
        </w:rPr>
        <w:t>çã</w:t>
      </w:r>
      <w:r>
        <w:rPr>
          <w:color w:val="00538A"/>
        </w:rPr>
        <w:t>o Atendidos</w:t>
      </w:r>
      <w:bookmarkEnd w:id="25"/>
    </w:p>
    <w:tbl>
      <w:tblPr>
        <w:tblStyle w:val="Tabelacomgrade"/>
        <w:tblW w:w="0" w:type="auto"/>
        <w:tblLook w:val="04A0" w:firstRow="1" w:lastRow="0" w:firstColumn="1" w:lastColumn="0" w:noHBand="0" w:noVBand="1"/>
      </w:tblPr>
      <w:tblGrid>
        <w:gridCol w:w="4703"/>
        <w:gridCol w:w="4703"/>
      </w:tblGrid>
      <w:tr w:rsidR="003C1791" w14:paraId="1C812591" w14:textId="77777777">
        <w:tc>
          <w:tcPr>
            <w:tcW w:w="4703" w:type="dxa"/>
            <w:shd w:val="clear" w:color="auto" w:fill="00538A"/>
          </w:tcPr>
          <w:p w14:paraId="29986BBE" w14:textId="77777777" w:rsidR="003C1791" w:rsidRDefault="00000000" w:rsidP="00AE49FB">
            <w:pPr>
              <w:pStyle w:val="Semespaamentoeaesquerda"/>
            </w:pPr>
            <w:r>
              <w:t>Criterio</w:t>
            </w:r>
          </w:p>
        </w:tc>
        <w:tc>
          <w:tcPr>
            <w:tcW w:w="4703" w:type="dxa"/>
            <w:shd w:val="clear" w:color="auto" w:fill="00538A"/>
          </w:tcPr>
          <w:p w14:paraId="576A1A55" w14:textId="77777777" w:rsidR="003C1791" w:rsidRDefault="00000000" w:rsidP="00AE49FB">
            <w:pPr>
              <w:pStyle w:val="Semespaamentoeaesquerda"/>
            </w:pPr>
            <w:r>
              <w:t>Como atendemos</w:t>
            </w:r>
          </w:p>
        </w:tc>
      </w:tr>
      <w:tr w:rsidR="003C1791" w:rsidRPr="00AE49FB" w14:paraId="78EEC541" w14:textId="77777777">
        <w:tc>
          <w:tcPr>
            <w:tcW w:w="4703" w:type="dxa"/>
            <w:shd w:val="clear" w:color="auto" w:fill="D6E4F0"/>
          </w:tcPr>
          <w:p w14:paraId="218AFABA" w14:textId="77777777" w:rsidR="003C1791" w:rsidRDefault="00000000" w:rsidP="00AE49FB">
            <w:pPr>
              <w:pStyle w:val="Semespaamentoeaesquerda"/>
            </w:pPr>
            <w:r>
              <w:t>Uso de IA Generativa</w:t>
            </w:r>
          </w:p>
        </w:tc>
        <w:tc>
          <w:tcPr>
            <w:tcW w:w="4703" w:type="dxa"/>
            <w:shd w:val="clear" w:color="auto" w:fill="D6E4F0"/>
          </w:tcPr>
          <w:p w14:paraId="6BC17D3F" w14:textId="77777777" w:rsidR="003C1791" w:rsidRPr="00666E3B" w:rsidRDefault="00000000" w:rsidP="00AE49FB">
            <w:pPr>
              <w:pStyle w:val="Semespaamentoeaesquerda"/>
            </w:pPr>
            <w:r w:rsidRPr="00666E3B">
              <w:t>GPT-4o-mini via OpenAI API com pipeline RAG completo (LangChain + LangGraph)</w:t>
            </w:r>
          </w:p>
        </w:tc>
      </w:tr>
      <w:tr w:rsidR="003C1791" w:rsidRPr="00AE49FB" w14:paraId="7B98A783" w14:textId="77777777">
        <w:tc>
          <w:tcPr>
            <w:tcW w:w="4703" w:type="dxa"/>
            <w:shd w:val="clear" w:color="auto" w:fill="FFFFFF"/>
          </w:tcPr>
          <w:p w14:paraId="7B125A0D" w14:textId="12E11D13" w:rsidR="003C1791" w:rsidRDefault="00D31FC8" w:rsidP="00AE49FB">
            <w:pPr>
              <w:pStyle w:val="Semespaamentoeaesquerda"/>
            </w:pPr>
            <w:r>
              <w:t>Relevância</w:t>
            </w:r>
            <w:r w:rsidR="00000000">
              <w:t xml:space="preserve"> para o desafio</w:t>
            </w:r>
          </w:p>
        </w:tc>
        <w:tc>
          <w:tcPr>
            <w:tcW w:w="4703" w:type="dxa"/>
            <w:shd w:val="clear" w:color="auto" w:fill="FFFFFF"/>
          </w:tcPr>
          <w:p w14:paraId="0A15A647" w14:textId="192881AD" w:rsidR="003C1791" w:rsidRPr="00666E3B" w:rsidRDefault="00000000" w:rsidP="00AE49FB">
            <w:pPr>
              <w:pStyle w:val="Semespaamentoeaesquerda"/>
            </w:pPr>
            <w:r w:rsidRPr="00666E3B">
              <w:t xml:space="preserve">Chatbot focado no GoodWe HCA G2, atendendo os dois </w:t>
            </w:r>
            <w:r w:rsidR="00AE49FB" w:rsidRPr="00666E3B">
              <w:t>cenários</w:t>
            </w:r>
            <w:r w:rsidRPr="00666E3B">
              <w:t xml:space="preserve"> (ChargeGrid Intelligence e EV ChargeOps)</w:t>
            </w:r>
          </w:p>
        </w:tc>
      </w:tr>
      <w:tr w:rsidR="003C1791" w:rsidRPr="00AE49FB" w14:paraId="5816C408" w14:textId="77777777">
        <w:tc>
          <w:tcPr>
            <w:tcW w:w="4703" w:type="dxa"/>
            <w:shd w:val="clear" w:color="auto" w:fill="D6E4F0"/>
          </w:tcPr>
          <w:p w14:paraId="2A5F55DC" w14:textId="6938BECF" w:rsidR="003C1791" w:rsidRDefault="00000000" w:rsidP="00AE49FB">
            <w:pPr>
              <w:pStyle w:val="Semespaamentoeaesquerda"/>
            </w:pPr>
            <w:r>
              <w:lastRenderedPageBreak/>
              <w:t xml:space="preserve">Qualidade </w:t>
            </w:r>
            <w:r w:rsidR="00D31FC8">
              <w:t>técnica</w:t>
            </w:r>
          </w:p>
        </w:tc>
        <w:tc>
          <w:tcPr>
            <w:tcW w:w="4703" w:type="dxa"/>
            <w:shd w:val="clear" w:color="auto" w:fill="D6E4F0"/>
          </w:tcPr>
          <w:p w14:paraId="266DA9C5" w14:textId="69CA3ECD" w:rsidR="003C1791" w:rsidRPr="00666E3B" w:rsidRDefault="00000000" w:rsidP="00AE49FB">
            <w:pPr>
              <w:pStyle w:val="Semespaamentoeaesquerda"/>
            </w:pPr>
            <w:r w:rsidRPr="00666E3B">
              <w:t xml:space="preserve">Embeddings </w:t>
            </w:r>
            <w:r w:rsidR="00AE49FB" w:rsidRPr="00666E3B">
              <w:t>semânticos</w:t>
            </w:r>
            <w:r w:rsidRPr="00666E3B">
              <w:t xml:space="preserve">, InMemoryVectorStore, </w:t>
            </w:r>
            <w:r w:rsidR="00AE49FB" w:rsidRPr="00666E3B">
              <w:t>histórico</w:t>
            </w:r>
            <w:r w:rsidRPr="00666E3B">
              <w:t xml:space="preserve"> de conversa com 20 mensagens</w:t>
            </w:r>
          </w:p>
        </w:tc>
      </w:tr>
      <w:tr w:rsidR="003C1791" w:rsidRPr="00AE49FB" w14:paraId="094AC09F" w14:textId="77777777">
        <w:tc>
          <w:tcPr>
            <w:tcW w:w="4703" w:type="dxa"/>
            <w:shd w:val="clear" w:color="auto" w:fill="FFFFFF"/>
          </w:tcPr>
          <w:p w14:paraId="7C6B3C19" w14:textId="459FEC1E" w:rsidR="003C1791" w:rsidRDefault="00D31FC8" w:rsidP="00AE49FB">
            <w:pPr>
              <w:pStyle w:val="Semespaamentoeaesquerda"/>
            </w:pPr>
            <w:r>
              <w:t>Documentação</w:t>
            </w:r>
          </w:p>
        </w:tc>
        <w:tc>
          <w:tcPr>
            <w:tcW w:w="4703" w:type="dxa"/>
            <w:shd w:val="clear" w:color="auto" w:fill="FFFFFF"/>
          </w:tcPr>
          <w:p w14:paraId="38ED7914" w14:textId="77777777" w:rsidR="003C1791" w:rsidRPr="00666E3B" w:rsidRDefault="00000000" w:rsidP="00AE49FB">
            <w:pPr>
              <w:pStyle w:val="Semespaamentoeaesquerda"/>
            </w:pPr>
            <w:r w:rsidRPr="00666E3B">
              <w:t>README completo, fluxograma SVG, modelo de teste com 9 perguntas e respostas esperadas</w:t>
            </w:r>
          </w:p>
        </w:tc>
      </w:tr>
      <w:tr w:rsidR="003C1791" w:rsidRPr="00AE49FB" w14:paraId="4840F5A1" w14:textId="77777777">
        <w:tc>
          <w:tcPr>
            <w:tcW w:w="4703" w:type="dxa"/>
            <w:shd w:val="clear" w:color="auto" w:fill="D6E4F0"/>
          </w:tcPr>
          <w:p w14:paraId="13CC4AC3" w14:textId="77777777" w:rsidR="003C1791" w:rsidRDefault="00000000" w:rsidP="00AE49FB">
            <w:pPr>
              <w:pStyle w:val="Semespaamentoeaesquerda"/>
            </w:pPr>
            <w:r>
              <w:t>Viabilidade</w:t>
            </w:r>
          </w:p>
        </w:tc>
        <w:tc>
          <w:tcPr>
            <w:tcW w:w="4703" w:type="dxa"/>
            <w:shd w:val="clear" w:color="auto" w:fill="D6E4F0"/>
          </w:tcPr>
          <w:p w14:paraId="1F5CDAC2" w14:textId="07C5577F" w:rsidR="003C1791" w:rsidRPr="00666E3B" w:rsidRDefault="00AE49FB" w:rsidP="00AE49FB">
            <w:pPr>
              <w:pStyle w:val="Semespaamentoeaesquerda"/>
            </w:pPr>
            <w:r w:rsidRPr="00666E3B">
              <w:t>Executável</w:t>
            </w:r>
            <w:r w:rsidR="00000000" w:rsidRPr="00666E3B">
              <w:t xml:space="preserve"> no Google Colab, fontes de dados reais (PDFs + site br.goodwe.com)</w:t>
            </w:r>
          </w:p>
        </w:tc>
      </w:tr>
    </w:tbl>
    <w:p w14:paraId="7F1C0151" w14:textId="77777777" w:rsidR="003C1791" w:rsidRPr="00666E3B" w:rsidRDefault="003C1791">
      <w:pPr>
        <w:rPr>
          <w:lang w:val="pt-BR"/>
        </w:rPr>
      </w:pPr>
    </w:p>
    <w:p w14:paraId="706B8CD7" w14:textId="77777777" w:rsidR="003C1791" w:rsidRDefault="00000000">
      <w:pPr>
        <w:pStyle w:val="Ttulo1"/>
      </w:pPr>
      <w:bookmarkStart w:id="26" w:name="_Toc230003221"/>
      <w:r>
        <w:rPr>
          <w:color w:val="00538A"/>
        </w:rPr>
        <w:t>10. Observacoes Finais</w:t>
      </w:r>
      <w:bookmarkEnd w:id="26"/>
    </w:p>
    <w:p w14:paraId="28C079BA" w14:textId="77777777" w:rsidR="00EE7A22" w:rsidRPr="00EE7A22" w:rsidRDefault="00EE7A22" w:rsidP="00EE7A22">
      <w:pPr>
        <w:rPr>
          <w:lang w:val="pt-BR"/>
        </w:rPr>
      </w:pPr>
      <w:r w:rsidRPr="00EE7A22">
        <w:rPr>
          <w:lang w:val="pt-BR"/>
        </w:rPr>
        <w:t>O chatbot desenvolvido encontra-se funcional e integrado à base de dados atual. Contudo, por se tratar de um projeto ainda em andamento, sua capacidade de resposta neste momento é limitada ao escopo técnico já implementado. À medida que o desenvolvimento do aplicativo e do chatbot avançar, a base de conhecimento da inteligência artificial será continuamente atualizada com novas informações e funcionalidades.</w:t>
      </w:r>
    </w:p>
    <w:p w14:paraId="7B0A8E69" w14:textId="77777777" w:rsidR="00EE7A22" w:rsidRPr="00EE7A22" w:rsidRDefault="00EE7A22" w:rsidP="00EE7A22">
      <w:pPr>
        <w:rPr>
          <w:lang w:val="pt-BR"/>
        </w:rPr>
      </w:pPr>
      <w:r w:rsidRPr="00EE7A22">
        <w:rPr>
          <w:lang w:val="pt-BR"/>
        </w:rPr>
        <w:t>Para além do status do assistente, os principais pilares técnicos consolidados nesta etapa compreendem:</w:t>
      </w:r>
    </w:p>
    <w:p w14:paraId="5F065B09" w14:textId="77777777" w:rsidR="00EE7A22" w:rsidRPr="00EE7A22" w:rsidRDefault="00EE7A22" w:rsidP="00EE7A22">
      <w:pPr>
        <w:pStyle w:val="Commarcadores"/>
        <w:numPr>
          <w:ilvl w:val="0"/>
          <w:numId w:val="30"/>
        </w:numPr>
        <w:rPr>
          <w:lang w:val="pt-BR"/>
        </w:rPr>
      </w:pPr>
      <w:r w:rsidRPr="00EE7A22">
        <w:rPr>
          <w:b/>
          <w:bCs/>
          <w:lang w:val="pt-BR"/>
        </w:rPr>
        <w:t>Reprodutibilidade e Documentação:</w:t>
      </w:r>
      <w:r w:rsidRPr="00EE7A22">
        <w:rPr>
          <w:lang w:val="pt-BR"/>
        </w:rPr>
        <w:t xml:space="preserve"> Toda a lógica de desenvolvimento foi consolidada no notebook Sprint_IA.ipynb no Google Colab, contando com células detalhadamente documentadas para facilitar a auditoria e futuras manutenções.</w:t>
      </w:r>
    </w:p>
    <w:p w14:paraId="11DF6315" w14:textId="77777777" w:rsidR="00EE7A22" w:rsidRPr="00EE7A22" w:rsidRDefault="00EE7A22" w:rsidP="00EE7A22">
      <w:pPr>
        <w:pStyle w:val="Commarcadores"/>
        <w:numPr>
          <w:ilvl w:val="0"/>
          <w:numId w:val="30"/>
        </w:numPr>
        <w:rPr>
          <w:lang w:val="pt-BR"/>
        </w:rPr>
      </w:pPr>
      <w:r w:rsidRPr="00EE7A22">
        <w:rPr>
          <w:b/>
          <w:bCs/>
          <w:lang w:val="pt-BR"/>
        </w:rPr>
        <w:t>Segurança e Infraestrutura:</w:t>
      </w:r>
      <w:r w:rsidRPr="00EE7A22">
        <w:rPr>
          <w:lang w:val="pt-BR"/>
        </w:rPr>
        <w:t xml:space="preserve"> A arquitetura do projeto prioriza a segurança, configurando as chaves de API (OPENAI_API_KEY e LANGSMITH_API_KEY) estritamente via </w:t>
      </w:r>
      <w:r w:rsidRPr="00EE7A22">
        <w:rPr>
          <w:i/>
          <w:iCs/>
          <w:lang w:val="pt-BR"/>
        </w:rPr>
        <w:t>Secrets</w:t>
      </w:r>
      <w:r w:rsidRPr="00EE7A22">
        <w:rPr>
          <w:lang w:val="pt-BR"/>
        </w:rPr>
        <w:t xml:space="preserve"> do Colab. Além disso, a automação do pipeline foi garantida por meio do download automático dos arquivos de conhecimento de um Google Drive público via gdown.</w:t>
      </w:r>
    </w:p>
    <w:p w14:paraId="41E8C4F1" w14:textId="77777777" w:rsidR="00EE7A22" w:rsidRPr="00EE7A22" w:rsidRDefault="00EE7A22" w:rsidP="00EE7A22">
      <w:pPr>
        <w:pStyle w:val="Commarcadores"/>
        <w:numPr>
          <w:ilvl w:val="0"/>
          <w:numId w:val="30"/>
        </w:numPr>
        <w:rPr>
          <w:lang w:val="pt-BR"/>
        </w:rPr>
      </w:pPr>
      <w:r w:rsidRPr="00EE7A22">
        <w:rPr>
          <w:b/>
          <w:bCs/>
          <w:lang w:val="pt-BR"/>
        </w:rPr>
        <w:t>Escalabilidade:</w:t>
      </w:r>
      <w:r w:rsidRPr="00EE7A22">
        <w:rPr>
          <w:lang w:val="pt-BR"/>
        </w:rPr>
        <w:t xml:space="preserve"> O sistema possui alta capacidade de extensão, visto que a estrutura atual baseada em InMemoryVectorStore foi desenhada para permitir a migração imediata para bancos de vetores robustos de produção, como FAISS ou Pinecone.</w:t>
      </w:r>
    </w:p>
    <w:p w14:paraId="5B70DEBF" w14:textId="646FF2B5" w:rsidR="003C1791" w:rsidRPr="00EE7A22" w:rsidRDefault="003C1791" w:rsidP="00EE7A22">
      <w:pPr>
        <w:pStyle w:val="Commarcadores"/>
        <w:numPr>
          <w:ilvl w:val="0"/>
          <w:numId w:val="0"/>
        </w:numPr>
        <w:ind w:left="360"/>
        <w:rPr>
          <w:lang w:val="pt-BR"/>
        </w:rPr>
      </w:pPr>
    </w:p>
    <w:sectPr w:rsidR="003C1791" w:rsidRPr="00EE7A22" w:rsidSect="00034616">
      <w:pgSz w:w="12240" w:h="15840"/>
      <w:pgMar w:top="1134"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 w:initials="">
    <w:p w14:paraId="533D29F0" w14:textId="77777777" w:rsidR="00DB472A" w:rsidRDefault="00DB472A">
      <w:pPr>
        <w:pStyle w:val="Textodecomentrio"/>
      </w:pPr>
      <w:r>
        <w:rPr>
          <w:rStyle w:val="Refdecomentrio"/>
        </w:rPr>
        <w:annotationRef/>
      </w:r>
    </w:p>
  </w:comment>
  <w:comment w:id="14" w:author="" w:initials="">
    <w:p w14:paraId="28A1BBAF" w14:textId="77777777" w:rsidR="00F04815" w:rsidRDefault="00F04815">
      <w:pPr>
        <w:pStyle w:val="Textodecomentrio"/>
      </w:pPr>
      <w:r>
        <w:rPr>
          <w:rStyle w:val="Refdecomentrio"/>
        </w:rPr>
        <w:annotationRef/>
      </w:r>
    </w:p>
  </w:comment>
  <w:comment w:id="15" w:author="" w:initials="">
    <w:p w14:paraId="5FA9ECD5" w14:textId="77777777" w:rsidR="00F04815" w:rsidRDefault="00F04815">
      <w:pPr>
        <w:pStyle w:val="Textodecomentrio"/>
      </w:pPr>
      <w:r>
        <w:rPr>
          <w:rStyle w:val="Refdecomentrio"/>
        </w:rPr>
        <w:annotationRef/>
      </w:r>
    </w:p>
  </w:comment>
  <w:comment w:id="17" w:author="" w:initials="">
    <w:p w14:paraId="14EF936E" w14:textId="77777777" w:rsidR="00F04815" w:rsidRDefault="00F04815">
      <w:pPr>
        <w:pStyle w:val="Textodecomentrio"/>
      </w:pPr>
      <w:r>
        <w:rPr>
          <w:rStyle w:val="Refdecomentrio"/>
        </w:rPr>
        <w:annotationRef/>
      </w:r>
    </w:p>
  </w:comment>
  <w:comment w:id="16" w:author="" w:initials="">
    <w:p w14:paraId="45F79397" w14:textId="77777777" w:rsidR="00F04815" w:rsidRDefault="00F04815">
      <w:pPr>
        <w:pStyle w:val="Textodecomentrio"/>
      </w:pPr>
      <w:r>
        <w:rPr>
          <w:rStyle w:val="Refdecoment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3D29F0" w15:done="0"/>
  <w15:commentEx w15:paraId="28A1BBAF" w15:done="0"/>
  <w15:commentEx w15:paraId="5FA9ECD5" w15:done="0"/>
  <w15:commentEx w15:paraId="14EF936E" w15:done="0"/>
  <w15:commentEx w15:paraId="45F7939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3D29F0" w16cid:durableId="1779D646"/>
  <w16cid:commentId w16cid:paraId="28A1BBAF" w16cid:durableId="381DECF5"/>
  <w16cid:commentId w16cid:paraId="5FA9ECD5" w16cid:durableId="6F184F50"/>
  <w16cid:commentId w16cid:paraId="14EF936E" w16cid:durableId="12A7A7E0"/>
  <w16cid:commentId w16cid:paraId="45F79397" w16cid:durableId="44E000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74789F58"/>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450BF2"/>
    <w:multiLevelType w:val="multilevel"/>
    <w:tmpl w:val="E2A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631E9"/>
    <w:multiLevelType w:val="hybridMultilevel"/>
    <w:tmpl w:val="CD4C5BF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0CEE2637"/>
    <w:multiLevelType w:val="multilevel"/>
    <w:tmpl w:val="9A84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C6F43"/>
    <w:multiLevelType w:val="multilevel"/>
    <w:tmpl w:val="75EE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8110C"/>
    <w:multiLevelType w:val="hybridMultilevel"/>
    <w:tmpl w:val="F91C45A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4" w15:restartNumberingAfterBreak="0">
    <w:nsid w:val="236517E0"/>
    <w:multiLevelType w:val="multilevel"/>
    <w:tmpl w:val="644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C657A"/>
    <w:multiLevelType w:val="hybridMultilevel"/>
    <w:tmpl w:val="1B200EA6"/>
    <w:lvl w:ilvl="0" w:tplc="B1C0A5FA">
      <w:start w:val="4"/>
      <w:numFmt w:val="decimal"/>
      <w:lvlText w:val="%1."/>
      <w:lvlJc w:val="left"/>
      <w:pPr>
        <w:ind w:left="1789" w:hanging="360"/>
      </w:pPr>
      <w:rPr>
        <w:rFonts w:hint="default"/>
        <w:b/>
      </w:rPr>
    </w:lvl>
    <w:lvl w:ilvl="1" w:tplc="04160019" w:tentative="1">
      <w:start w:val="1"/>
      <w:numFmt w:val="lowerLetter"/>
      <w:lvlText w:val="%2."/>
      <w:lvlJc w:val="left"/>
      <w:pPr>
        <w:ind w:left="2509" w:hanging="360"/>
      </w:pPr>
    </w:lvl>
    <w:lvl w:ilvl="2" w:tplc="0416001B" w:tentative="1">
      <w:start w:val="1"/>
      <w:numFmt w:val="lowerRoman"/>
      <w:lvlText w:val="%3."/>
      <w:lvlJc w:val="right"/>
      <w:pPr>
        <w:ind w:left="3229" w:hanging="180"/>
      </w:pPr>
    </w:lvl>
    <w:lvl w:ilvl="3" w:tplc="0416000F" w:tentative="1">
      <w:start w:val="1"/>
      <w:numFmt w:val="decimal"/>
      <w:lvlText w:val="%4."/>
      <w:lvlJc w:val="left"/>
      <w:pPr>
        <w:ind w:left="3949" w:hanging="360"/>
      </w:pPr>
    </w:lvl>
    <w:lvl w:ilvl="4" w:tplc="04160019" w:tentative="1">
      <w:start w:val="1"/>
      <w:numFmt w:val="lowerLetter"/>
      <w:lvlText w:val="%5."/>
      <w:lvlJc w:val="left"/>
      <w:pPr>
        <w:ind w:left="4669" w:hanging="360"/>
      </w:pPr>
    </w:lvl>
    <w:lvl w:ilvl="5" w:tplc="0416001B" w:tentative="1">
      <w:start w:val="1"/>
      <w:numFmt w:val="lowerRoman"/>
      <w:lvlText w:val="%6."/>
      <w:lvlJc w:val="right"/>
      <w:pPr>
        <w:ind w:left="5389" w:hanging="180"/>
      </w:pPr>
    </w:lvl>
    <w:lvl w:ilvl="6" w:tplc="0416000F" w:tentative="1">
      <w:start w:val="1"/>
      <w:numFmt w:val="decimal"/>
      <w:lvlText w:val="%7."/>
      <w:lvlJc w:val="left"/>
      <w:pPr>
        <w:ind w:left="6109" w:hanging="360"/>
      </w:pPr>
    </w:lvl>
    <w:lvl w:ilvl="7" w:tplc="04160019" w:tentative="1">
      <w:start w:val="1"/>
      <w:numFmt w:val="lowerLetter"/>
      <w:lvlText w:val="%8."/>
      <w:lvlJc w:val="left"/>
      <w:pPr>
        <w:ind w:left="6829" w:hanging="360"/>
      </w:pPr>
    </w:lvl>
    <w:lvl w:ilvl="8" w:tplc="0416001B" w:tentative="1">
      <w:start w:val="1"/>
      <w:numFmt w:val="lowerRoman"/>
      <w:lvlText w:val="%9."/>
      <w:lvlJc w:val="right"/>
      <w:pPr>
        <w:ind w:left="7549" w:hanging="180"/>
      </w:pPr>
    </w:lvl>
  </w:abstractNum>
  <w:abstractNum w:abstractNumId="16" w15:restartNumberingAfterBreak="0">
    <w:nsid w:val="2D030AC1"/>
    <w:multiLevelType w:val="multilevel"/>
    <w:tmpl w:val="A148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6472D"/>
    <w:multiLevelType w:val="multilevel"/>
    <w:tmpl w:val="9244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96835"/>
    <w:multiLevelType w:val="hybridMultilevel"/>
    <w:tmpl w:val="FB64BFA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50D2409E"/>
    <w:multiLevelType w:val="hybridMultilevel"/>
    <w:tmpl w:val="EDE28058"/>
    <w:lvl w:ilvl="0" w:tplc="0416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53AA7469"/>
    <w:multiLevelType w:val="hybridMultilevel"/>
    <w:tmpl w:val="CA8021D4"/>
    <w:lvl w:ilvl="0" w:tplc="5FF6F00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55B719C3"/>
    <w:multiLevelType w:val="hybridMultilevel"/>
    <w:tmpl w:val="4F6E9866"/>
    <w:lvl w:ilvl="0" w:tplc="DC94C45A">
      <w:start w:val="6"/>
      <w:numFmt w:val="decimal"/>
      <w:lvlText w:val="%1."/>
      <w:lvlJc w:val="left"/>
      <w:pPr>
        <w:ind w:left="1789" w:hanging="360"/>
      </w:pPr>
      <w:rPr>
        <w:rFonts w:hint="default"/>
      </w:rPr>
    </w:lvl>
    <w:lvl w:ilvl="1" w:tplc="04160019">
      <w:start w:val="1"/>
      <w:numFmt w:val="lowerLetter"/>
      <w:lvlText w:val="%2."/>
      <w:lvlJc w:val="left"/>
      <w:pPr>
        <w:ind w:left="2509" w:hanging="360"/>
      </w:pPr>
    </w:lvl>
    <w:lvl w:ilvl="2" w:tplc="0416001B" w:tentative="1">
      <w:start w:val="1"/>
      <w:numFmt w:val="lowerRoman"/>
      <w:lvlText w:val="%3."/>
      <w:lvlJc w:val="right"/>
      <w:pPr>
        <w:ind w:left="3229" w:hanging="180"/>
      </w:pPr>
    </w:lvl>
    <w:lvl w:ilvl="3" w:tplc="0416000F" w:tentative="1">
      <w:start w:val="1"/>
      <w:numFmt w:val="decimal"/>
      <w:lvlText w:val="%4."/>
      <w:lvlJc w:val="left"/>
      <w:pPr>
        <w:ind w:left="3949" w:hanging="360"/>
      </w:pPr>
    </w:lvl>
    <w:lvl w:ilvl="4" w:tplc="04160019" w:tentative="1">
      <w:start w:val="1"/>
      <w:numFmt w:val="lowerLetter"/>
      <w:lvlText w:val="%5."/>
      <w:lvlJc w:val="left"/>
      <w:pPr>
        <w:ind w:left="4669" w:hanging="360"/>
      </w:pPr>
    </w:lvl>
    <w:lvl w:ilvl="5" w:tplc="0416001B" w:tentative="1">
      <w:start w:val="1"/>
      <w:numFmt w:val="lowerRoman"/>
      <w:lvlText w:val="%6."/>
      <w:lvlJc w:val="right"/>
      <w:pPr>
        <w:ind w:left="5389" w:hanging="180"/>
      </w:pPr>
    </w:lvl>
    <w:lvl w:ilvl="6" w:tplc="0416000F" w:tentative="1">
      <w:start w:val="1"/>
      <w:numFmt w:val="decimal"/>
      <w:lvlText w:val="%7."/>
      <w:lvlJc w:val="left"/>
      <w:pPr>
        <w:ind w:left="6109" w:hanging="360"/>
      </w:pPr>
    </w:lvl>
    <w:lvl w:ilvl="7" w:tplc="04160019" w:tentative="1">
      <w:start w:val="1"/>
      <w:numFmt w:val="lowerLetter"/>
      <w:lvlText w:val="%8."/>
      <w:lvlJc w:val="left"/>
      <w:pPr>
        <w:ind w:left="6829" w:hanging="360"/>
      </w:pPr>
    </w:lvl>
    <w:lvl w:ilvl="8" w:tplc="0416001B" w:tentative="1">
      <w:start w:val="1"/>
      <w:numFmt w:val="lowerRoman"/>
      <w:lvlText w:val="%9."/>
      <w:lvlJc w:val="right"/>
      <w:pPr>
        <w:ind w:left="7549" w:hanging="180"/>
      </w:pPr>
    </w:lvl>
  </w:abstractNum>
  <w:abstractNum w:abstractNumId="22" w15:restartNumberingAfterBreak="0">
    <w:nsid w:val="59A73565"/>
    <w:multiLevelType w:val="hybridMultilevel"/>
    <w:tmpl w:val="39DE6B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59F6730B"/>
    <w:multiLevelType w:val="hybridMultilevel"/>
    <w:tmpl w:val="7B8C1C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E802972"/>
    <w:multiLevelType w:val="multilevel"/>
    <w:tmpl w:val="5B96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873EC8"/>
    <w:multiLevelType w:val="hybridMultilevel"/>
    <w:tmpl w:val="A0AA42D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63086FFD"/>
    <w:multiLevelType w:val="hybridMultilevel"/>
    <w:tmpl w:val="2190F250"/>
    <w:lvl w:ilvl="0" w:tplc="04160001">
      <w:start w:val="1"/>
      <w:numFmt w:val="bullet"/>
      <w:lvlText w:val=""/>
      <w:lvlJc w:val="left"/>
      <w:pPr>
        <w:ind w:left="1429" w:hanging="360"/>
      </w:pPr>
      <w:rPr>
        <w:rFonts w:ascii="Symbol" w:hAnsi="Symbol" w:hint="default"/>
      </w:rPr>
    </w:lvl>
    <w:lvl w:ilvl="1" w:tplc="74068A96">
      <w:start w:val="1"/>
      <w:numFmt w:val="decimal"/>
      <w:lvlText w:val="%2."/>
      <w:lvlJc w:val="left"/>
      <w:pPr>
        <w:ind w:left="2149" w:hanging="360"/>
      </w:pPr>
      <w:rPr>
        <w:rFonts w:ascii="Arial" w:eastAsiaTheme="minorEastAsia" w:hAnsi="Arial" w:cstheme="minorBidi"/>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6A213112"/>
    <w:multiLevelType w:val="hybridMultilevel"/>
    <w:tmpl w:val="B0CC2464"/>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6AF0438F"/>
    <w:multiLevelType w:val="hybridMultilevel"/>
    <w:tmpl w:val="F31C404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9" w15:restartNumberingAfterBreak="0">
    <w:nsid w:val="6B9344C7"/>
    <w:multiLevelType w:val="hybridMultilevel"/>
    <w:tmpl w:val="97728A6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6CA260E4"/>
    <w:multiLevelType w:val="hybridMultilevel"/>
    <w:tmpl w:val="BC72ECA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536428645">
    <w:abstractNumId w:val="8"/>
  </w:num>
  <w:num w:numId="2" w16cid:durableId="1543323044">
    <w:abstractNumId w:val="6"/>
  </w:num>
  <w:num w:numId="3" w16cid:durableId="1114208600">
    <w:abstractNumId w:val="5"/>
  </w:num>
  <w:num w:numId="4" w16cid:durableId="2139688608">
    <w:abstractNumId w:val="4"/>
  </w:num>
  <w:num w:numId="5" w16cid:durableId="1035429784">
    <w:abstractNumId w:val="7"/>
  </w:num>
  <w:num w:numId="6" w16cid:durableId="949969206">
    <w:abstractNumId w:val="3"/>
  </w:num>
  <w:num w:numId="7" w16cid:durableId="907375921">
    <w:abstractNumId w:val="2"/>
  </w:num>
  <w:num w:numId="8" w16cid:durableId="496309589">
    <w:abstractNumId w:val="1"/>
  </w:num>
  <w:num w:numId="9" w16cid:durableId="1943339553">
    <w:abstractNumId w:val="0"/>
  </w:num>
  <w:num w:numId="10" w16cid:durableId="855465994">
    <w:abstractNumId w:val="13"/>
  </w:num>
  <w:num w:numId="11" w16cid:durableId="32123115">
    <w:abstractNumId w:val="9"/>
  </w:num>
  <w:num w:numId="12" w16cid:durableId="1832335237">
    <w:abstractNumId w:val="11"/>
  </w:num>
  <w:num w:numId="13" w16cid:durableId="2014410553">
    <w:abstractNumId w:val="16"/>
  </w:num>
  <w:num w:numId="14" w16cid:durableId="1332372517">
    <w:abstractNumId w:val="12"/>
  </w:num>
  <w:num w:numId="15" w16cid:durableId="1220823537">
    <w:abstractNumId w:val="17"/>
  </w:num>
  <w:num w:numId="16" w16cid:durableId="1999187952">
    <w:abstractNumId w:val="18"/>
  </w:num>
  <w:num w:numId="17" w16cid:durableId="1280723545">
    <w:abstractNumId w:val="28"/>
  </w:num>
  <w:num w:numId="18" w16cid:durableId="1144153642">
    <w:abstractNumId w:val="24"/>
  </w:num>
  <w:num w:numId="19" w16cid:durableId="453134496">
    <w:abstractNumId w:val="22"/>
  </w:num>
  <w:num w:numId="20" w16cid:durableId="2115443832">
    <w:abstractNumId w:val="29"/>
  </w:num>
  <w:num w:numId="21" w16cid:durableId="527565089">
    <w:abstractNumId w:val="10"/>
  </w:num>
  <w:num w:numId="22" w16cid:durableId="1286696145">
    <w:abstractNumId w:val="27"/>
  </w:num>
  <w:num w:numId="23" w16cid:durableId="388497728">
    <w:abstractNumId w:val="26"/>
  </w:num>
  <w:num w:numId="24" w16cid:durableId="527529984">
    <w:abstractNumId w:val="19"/>
  </w:num>
  <w:num w:numId="25" w16cid:durableId="2032535864">
    <w:abstractNumId w:val="25"/>
  </w:num>
  <w:num w:numId="26" w16cid:durableId="2076122119">
    <w:abstractNumId w:val="30"/>
  </w:num>
  <w:num w:numId="27" w16cid:durableId="125397780">
    <w:abstractNumId w:val="20"/>
  </w:num>
  <w:num w:numId="28" w16cid:durableId="579490593">
    <w:abstractNumId w:val="15"/>
  </w:num>
  <w:num w:numId="29" w16cid:durableId="640891002">
    <w:abstractNumId w:val="23"/>
  </w:num>
  <w:num w:numId="30" w16cid:durableId="788474366">
    <w:abstractNumId w:val="14"/>
  </w:num>
  <w:num w:numId="31" w16cid:durableId="2995037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C0"/>
    <w:rsid w:val="00034616"/>
    <w:rsid w:val="0006063C"/>
    <w:rsid w:val="000C09FA"/>
    <w:rsid w:val="000C6B14"/>
    <w:rsid w:val="0015074B"/>
    <w:rsid w:val="00172248"/>
    <w:rsid w:val="001C01BE"/>
    <w:rsid w:val="001C5791"/>
    <w:rsid w:val="0029639D"/>
    <w:rsid w:val="00326F90"/>
    <w:rsid w:val="003C042A"/>
    <w:rsid w:val="003C1791"/>
    <w:rsid w:val="003E39BA"/>
    <w:rsid w:val="003F0467"/>
    <w:rsid w:val="00413FFE"/>
    <w:rsid w:val="005F233B"/>
    <w:rsid w:val="00666E3B"/>
    <w:rsid w:val="006B08D5"/>
    <w:rsid w:val="00702B36"/>
    <w:rsid w:val="007566C5"/>
    <w:rsid w:val="00772922"/>
    <w:rsid w:val="007C1160"/>
    <w:rsid w:val="00805160"/>
    <w:rsid w:val="00835DF2"/>
    <w:rsid w:val="00912085"/>
    <w:rsid w:val="0094156E"/>
    <w:rsid w:val="00A1747B"/>
    <w:rsid w:val="00AA1D8D"/>
    <w:rsid w:val="00AE49FB"/>
    <w:rsid w:val="00B17D94"/>
    <w:rsid w:val="00B47730"/>
    <w:rsid w:val="00BB2DC2"/>
    <w:rsid w:val="00C01C2C"/>
    <w:rsid w:val="00C16592"/>
    <w:rsid w:val="00CB0664"/>
    <w:rsid w:val="00D31FC8"/>
    <w:rsid w:val="00D35CA0"/>
    <w:rsid w:val="00DB2769"/>
    <w:rsid w:val="00DB472A"/>
    <w:rsid w:val="00DF41B6"/>
    <w:rsid w:val="00E0404A"/>
    <w:rsid w:val="00E71ECF"/>
    <w:rsid w:val="00EB26AE"/>
    <w:rsid w:val="00EE7A22"/>
    <w:rsid w:val="00F04815"/>
    <w:rsid w:val="00F63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F8816"/>
  <w14:defaultImageDpi w14:val="330"/>
  <w15:docId w15:val="{F52EE916-A3A9-487E-B5DA-872042244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160"/>
    <w:pPr>
      <w:spacing w:after="0" w:line="360" w:lineRule="auto"/>
      <w:ind w:firstLine="709"/>
      <w:jc w:val="both"/>
    </w:pPr>
    <w:rPr>
      <w:rFonts w:ascii="Arial" w:hAnsi="Arial"/>
      <w:color w:val="000000" w:themeColor="text1"/>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link w:val="SemEspaamentoChar"/>
    <w:uiPriority w:val="1"/>
    <w:qFormat/>
    <w:rsid w:val="00805160"/>
    <w:pPr>
      <w:spacing w:after="0" w:line="240" w:lineRule="auto"/>
      <w:jc w:val="both"/>
    </w:pPr>
    <w:rPr>
      <w:rFonts w:ascii="Arial" w:hAnsi="Arial"/>
      <w:color w:val="000000" w:themeColor="text1"/>
      <w:sz w:val="24"/>
    </w:r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mespaamentoeaesquerda">
    <w:name w:val="Sem espaçamento e a esquerda"/>
    <w:basedOn w:val="SemEspaamento"/>
    <w:link w:val="SemespaamentoeaesquerdaChar"/>
    <w:qFormat/>
    <w:rsid w:val="00805160"/>
    <w:pPr>
      <w:jc w:val="left"/>
    </w:pPr>
    <w:rPr>
      <w:lang w:val="pt-BR"/>
    </w:rPr>
  </w:style>
  <w:style w:type="character" w:customStyle="1" w:styleId="SemEspaamentoChar">
    <w:name w:val="Sem Espaçamento Char"/>
    <w:basedOn w:val="Fontepargpadro"/>
    <w:link w:val="SemEspaamento"/>
    <w:uiPriority w:val="1"/>
    <w:rsid w:val="00805160"/>
    <w:rPr>
      <w:rFonts w:ascii="Arial" w:hAnsi="Arial"/>
      <w:color w:val="000000" w:themeColor="text1"/>
      <w:sz w:val="24"/>
    </w:rPr>
  </w:style>
  <w:style w:type="character" w:customStyle="1" w:styleId="SemespaamentoeaesquerdaChar">
    <w:name w:val="Sem espaçamento e a esquerda Char"/>
    <w:basedOn w:val="SemEspaamentoChar"/>
    <w:link w:val="Semespaamentoeaesquerda"/>
    <w:rsid w:val="00805160"/>
    <w:rPr>
      <w:rFonts w:ascii="Arial" w:hAnsi="Arial"/>
      <w:color w:val="000000" w:themeColor="text1"/>
      <w:sz w:val="24"/>
      <w:lang w:val="pt-BR"/>
    </w:rPr>
  </w:style>
  <w:style w:type="character" w:styleId="Hyperlink">
    <w:name w:val="Hyperlink"/>
    <w:basedOn w:val="Fontepargpadro"/>
    <w:uiPriority w:val="99"/>
    <w:unhideWhenUsed/>
    <w:rsid w:val="00805160"/>
    <w:rPr>
      <w:color w:val="0000FF" w:themeColor="hyperlink"/>
      <w:u w:val="single"/>
    </w:rPr>
  </w:style>
  <w:style w:type="character" w:styleId="MenoPendente">
    <w:name w:val="Unresolved Mention"/>
    <w:basedOn w:val="Fontepargpadro"/>
    <w:uiPriority w:val="99"/>
    <w:semiHidden/>
    <w:unhideWhenUsed/>
    <w:rsid w:val="00805160"/>
    <w:rPr>
      <w:color w:val="605E5C"/>
      <w:shd w:val="clear" w:color="auto" w:fill="E1DFDD"/>
    </w:rPr>
  </w:style>
  <w:style w:type="paragraph" w:styleId="Sumrio1">
    <w:name w:val="toc 1"/>
    <w:basedOn w:val="Normal"/>
    <w:next w:val="Normal"/>
    <w:autoRedefine/>
    <w:uiPriority w:val="39"/>
    <w:unhideWhenUsed/>
    <w:rsid w:val="001C5791"/>
    <w:pPr>
      <w:spacing w:after="100"/>
    </w:pPr>
  </w:style>
  <w:style w:type="paragraph" w:styleId="Sumrio2">
    <w:name w:val="toc 2"/>
    <w:basedOn w:val="Normal"/>
    <w:next w:val="Normal"/>
    <w:autoRedefine/>
    <w:uiPriority w:val="39"/>
    <w:unhideWhenUsed/>
    <w:rsid w:val="001C5791"/>
    <w:pPr>
      <w:spacing w:after="100"/>
      <w:ind w:left="240"/>
    </w:pPr>
  </w:style>
  <w:style w:type="paragraph" w:styleId="Textodecomentrio">
    <w:name w:val="annotation text"/>
    <w:basedOn w:val="Normal"/>
    <w:link w:val="TextodecomentrioChar"/>
    <w:uiPriority w:val="99"/>
    <w:semiHidden/>
    <w:unhideWhenUsed/>
    <w:rsid w:val="00F0481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04815"/>
    <w:rPr>
      <w:rFonts w:ascii="Arial" w:hAnsi="Arial"/>
      <w:color w:val="000000" w:themeColor="text1"/>
      <w:sz w:val="20"/>
      <w:szCs w:val="20"/>
    </w:rPr>
  </w:style>
  <w:style w:type="character" w:styleId="Refdecomentrio">
    <w:name w:val="annotation reference"/>
    <w:basedOn w:val="Fontepargpadro"/>
    <w:uiPriority w:val="99"/>
    <w:semiHidden/>
    <w:unhideWhenUsed/>
    <w:rsid w:val="00F0481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0dcAY7UP8_iRYb5Xv_94Rl7I2NfqQivW/view"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colab.research.google.com/drive/1BIkIo1Eh6UzjkfUgUBPnYzJkYnx7qnPi"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brun0hada/goodwe-ev-assistant" TargetMode="Externa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24</Pages>
  <Words>4715</Words>
  <Characters>25463</Characters>
  <Application>Microsoft Office Word</Application>
  <DocSecurity>0</DocSecurity>
  <Lines>212</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Bruna Hada</cp:lastModifiedBy>
  <cp:revision>8</cp:revision>
  <dcterms:created xsi:type="dcterms:W3CDTF">2026-05-18T13:21:00Z</dcterms:created>
  <dcterms:modified xsi:type="dcterms:W3CDTF">2026-05-18T16:31:00Z</dcterms:modified>
  <cp:category/>
</cp:coreProperties>
</file>